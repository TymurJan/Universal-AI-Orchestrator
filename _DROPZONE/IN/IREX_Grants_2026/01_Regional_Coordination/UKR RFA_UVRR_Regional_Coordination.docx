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9B51" w14:textId="425B6187" w:rsidR="00DA424B" w:rsidRDefault="0043463E" w:rsidP="19527FCB">
      <w:pPr>
        <w:spacing w:after="200" w:line="276" w:lineRule="auto"/>
        <w:jc w:val="center"/>
        <w:rPr>
          <w:rFonts w:ascii="Arial" w:eastAsia="Arial" w:hAnsi="Arial" w:cs="Arial"/>
          <w:b/>
          <w:bCs/>
          <w:noProof w:val="0"/>
        </w:rPr>
      </w:pPr>
      <w:r w:rsidRPr="4EC72FC1">
        <w:rPr>
          <w:rFonts w:ascii="Arial" w:eastAsia="Arial" w:hAnsi="Arial" w:cs="Arial"/>
          <w:b/>
          <w:bCs/>
          <w:noProof w:val="0"/>
        </w:rPr>
        <w:t xml:space="preserve">ЗАПИТ </w:t>
      </w:r>
      <w:r w:rsidR="3DFECAB4" w:rsidRPr="4EC72FC1">
        <w:rPr>
          <w:rFonts w:ascii="Arial" w:eastAsia="Arial" w:hAnsi="Arial" w:cs="Arial"/>
          <w:b/>
          <w:bCs/>
          <w:noProof w:val="0"/>
        </w:rPr>
        <w:t>НА ПОДАННЯ ЗАЯВОК (RFA)</w:t>
      </w:r>
    </w:p>
    <w:p w14:paraId="06C15C82" w14:textId="4306ABC9" w:rsidR="0043463E" w:rsidRDefault="6BDF8003" w:rsidP="39AC3BEA">
      <w:pPr>
        <w:tabs>
          <w:tab w:val="left" w:pos="2244"/>
        </w:tabs>
        <w:spacing w:after="200" w:line="276" w:lineRule="auto"/>
        <w:jc w:val="center"/>
        <w:rPr>
          <w:rFonts w:ascii="Arial" w:eastAsia="Arial" w:hAnsi="Arial" w:cs="Arial"/>
          <w:b/>
          <w:bCs/>
          <w:noProof w:val="0"/>
          <w:sz w:val="22"/>
          <w:szCs w:val="22"/>
        </w:rPr>
      </w:pPr>
      <w:r w:rsidRPr="4EC72FC1">
        <w:rPr>
          <w:rFonts w:ascii="Arial" w:eastAsia="Arial" w:hAnsi="Arial" w:cs="Arial"/>
          <w:b/>
          <w:bCs/>
          <w:noProof w:val="0"/>
          <w:sz w:val="22"/>
          <w:szCs w:val="22"/>
        </w:rPr>
        <w:t>для Програми реабілітації та реінтеграції ветеранів України (UVRR), що реалізується IREX</w:t>
      </w:r>
    </w:p>
    <w:p w14:paraId="42B5569F" w14:textId="6486B27E" w:rsidR="00DA424B" w:rsidRPr="00580110" w:rsidRDefault="7C1457AD" w:rsidP="19527FCB">
      <w:pPr>
        <w:tabs>
          <w:tab w:val="left" w:pos="2244"/>
        </w:tabs>
        <w:spacing w:after="200" w:line="276" w:lineRule="auto"/>
        <w:rPr>
          <w:rFonts w:ascii="Arial" w:eastAsia="Arial" w:hAnsi="Arial" w:cs="Arial"/>
          <w:noProof w:val="0"/>
          <w:sz w:val="22"/>
          <w:szCs w:val="22"/>
        </w:rPr>
      </w:pPr>
      <w:r w:rsidRPr="14071955">
        <w:rPr>
          <w:rFonts w:ascii="Arial" w:eastAsia="Arial" w:hAnsi="Arial" w:cs="Arial"/>
          <w:b/>
          <w:bCs/>
          <w:noProof w:val="0"/>
          <w:sz w:val="22"/>
          <w:szCs w:val="22"/>
        </w:rPr>
        <w:t>Дата опублікування:</w:t>
      </w:r>
      <w:r w:rsidRPr="14071955">
        <w:rPr>
          <w:rFonts w:ascii="Arial" w:eastAsia="Arial" w:hAnsi="Arial" w:cs="Arial"/>
          <w:noProof w:val="0"/>
          <w:sz w:val="22"/>
          <w:szCs w:val="22"/>
        </w:rPr>
        <w:t xml:space="preserve"> </w:t>
      </w:r>
      <w:r>
        <w:tab/>
      </w:r>
      <w:r w:rsidR="3EFAD488" w:rsidRPr="00580110">
        <w:rPr>
          <w:rFonts w:ascii="Arial" w:eastAsia="Arial" w:hAnsi="Arial" w:cs="Arial"/>
          <w:noProof w:val="0"/>
          <w:sz w:val="22"/>
          <w:szCs w:val="22"/>
        </w:rPr>
        <w:t xml:space="preserve">11 </w:t>
      </w:r>
      <w:r w:rsidRPr="00580110">
        <w:rPr>
          <w:rFonts w:ascii="Arial" w:eastAsia="Arial" w:hAnsi="Arial" w:cs="Arial"/>
          <w:noProof w:val="0"/>
          <w:sz w:val="22"/>
          <w:szCs w:val="22"/>
        </w:rPr>
        <w:t>травня 2026 року</w:t>
      </w:r>
    </w:p>
    <w:p w14:paraId="6118F2C0" w14:textId="462D9D1C" w:rsidR="00DA424B" w:rsidRPr="00580110" w:rsidRDefault="7C1457AD" w:rsidP="19527FCB">
      <w:pPr>
        <w:tabs>
          <w:tab w:val="left" w:pos="2244"/>
        </w:tabs>
        <w:spacing w:after="200" w:line="276" w:lineRule="auto"/>
        <w:rPr>
          <w:rFonts w:ascii="Arial" w:eastAsia="Arial" w:hAnsi="Arial" w:cs="Arial"/>
          <w:noProof w:val="0"/>
          <w:sz w:val="22"/>
          <w:szCs w:val="22"/>
        </w:rPr>
      </w:pPr>
      <w:r w:rsidRPr="00580110">
        <w:rPr>
          <w:rFonts w:ascii="Arial" w:eastAsia="Arial" w:hAnsi="Arial" w:cs="Arial"/>
          <w:b/>
          <w:bCs/>
          <w:noProof w:val="0"/>
          <w:sz w:val="22"/>
          <w:szCs w:val="22"/>
        </w:rPr>
        <w:t>Кінцевий термін:</w:t>
      </w:r>
      <w:r w:rsidRPr="00580110">
        <w:rPr>
          <w:rFonts w:ascii="Arial" w:eastAsia="Arial" w:hAnsi="Arial" w:cs="Arial"/>
          <w:noProof w:val="0"/>
          <w:sz w:val="22"/>
          <w:szCs w:val="22"/>
        </w:rPr>
        <w:t xml:space="preserve"> </w:t>
      </w:r>
      <w:r w:rsidRPr="00580110">
        <w:tab/>
      </w:r>
      <w:r w:rsidR="26AA670E" w:rsidRPr="00580110">
        <w:rPr>
          <w:rFonts w:ascii="Arial" w:eastAsia="Arial" w:hAnsi="Arial" w:cs="Arial"/>
          <w:noProof w:val="0"/>
          <w:sz w:val="22"/>
          <w:szCs w:val="22"/>
        </w:rPr>
        <w:t>31</w:t>
      </w:r>
      <w:r w:rsidRPr="00580110">
        <w:rPr>
          <w:rFonts w:ascii="Arial" w:eastAsia="Arial" w:hAnsi="Arial" w:cs="Arial"/>
          <w:noProof w:val="0"/>
          <w:sz w:val="22"/>
          <w:szCs w:val="22"/>
        </w:rPr>
        <w:t xml:space="preserve"> травня 2026 р.</w:t>
      </w:r>
    </w:p>
    <w:p w14:paraId="7E9B052F" w14:textId="691E9892" w:rsidR="00DA424B" w:rsidRPr="00580110" w:rsidRDefault="3DFECAB4" w:rsidP="19527FCB">
      <w:pPr>
        <w:tabs>
          <w:tab w:val="left" w:pos="2244"/>
        </w:tabs>
        <w:spacing w:after="200" w:line="276" w:lineRule="auto"/>
        <w:rPr>
          <w:rFonts w:ascii="Arial" w:eastAsia="Arial" w:hAnsi="Arial" w:cs="Arial"/>
          <w:noProof w:val="0"/>
          <w:sz w:val="22"/>
          <w:szCs w:val="22"/>
        </w:rPr>
      </w:pPr>
      <w:r w:rsidRPr="00580110">
        <w:rPr>
          <w:rFonts w:ascii="Arial" w:eastAsia="Arial" w:hAnsi="Arial" w:cs="Arial"/>
          <w:b/>
          <w:bCs/>
          <w:noProof w:val="0"/>
          <w:sz w:val="22"/>
          <w:szCs w:val="22"/>
        </w:rPr>
        <w:t>Час закриття</w:t>
      </w:r>
      <w:r w:rsidRPr="00580110">
        <w:rPr>
          <w:rFonts w:ascii="Arial" w:eastAsia="Arial" w:hAnsi="Arial" w:cs="Arial"/>
          <w:noProof w:val="0"/>
          <w:sz w:val="22"/>
          <w:szCs w:val="22"/>
        </w:rPr>
        <w:t xml:space="preserve">: </w:t>
      </w:r>
      <w:r w:rsidRPr="00580110">
        <w:tab/>
      </w:r>
      <w:r w:rsidRPr="00580110">
        <w:rPr>
          <w:rFonts w:ascii="Arial" w:eastAsia="Arial" w:hAnsi="Arial" w:cs="Arial"/>
          <w:noProof w:val="0"/>
          <w:sz w:val="22"/>
          <w:szCs w:val="22"/>
        </w:rPr>
        <w:t>23:59 за київським часом</w:t>
      </w:r>
    </w:p>
    <w:p w14:paraId="039ACB75" w14:textId="279438A9" w:rsidR="00DA424B" w:rsidRPr="00580110" w:rsidRDefault="3DFECAB4" w:rsidP="19527FCB">
      <w:pPr>
        <w:tabs>
          <w:tab w:val="left" w:pos="2244"/>
        </w:tabs>
        <w:spacing w:after="0"/>
        <w:ind w:left="2244" w:right="-90" w:hanging="2244"/>
        <w:rPr>
          <w:rFonts w:ascii="Arial" w:eastAsia="Arial" w:hAnsi="Arial" w:cs="Arial"/>
          <w:noProof w:val="0"/>
          <w:sz w:val="22"/>
          <w:szCs w:val="22"/>
        </w:rPr>
      </w:pPr>
      <w:r w:rsidRPr="00580110">
        <w:rPr>
          <w:rFonts w:ascii="Arial" w:eastAsia="Arial" w:hAnsi="Arial" w:cs="Arial"/>
          <w:b/>
          <w:bCs/>
          <w:noProof w:val="0"/>
          <w:sz w:val="22"/>
          <w:szCs w:val="22"/>
        </w:rPr>
        <w:t>Тема:</w:t>
      </w:r>
      <w:r w:rsidRPr="00580110">
        <w:tab/>
      </w:r>
      <w:r w:rsidR="0043463E" w:rsidRPr="00580110">
        <w:rPr>
          <w:rFonts w:ascii="Arial" w:eastAsia="Arial" w:hAnsi="Arial" w:cs="Arial"/>
          <w:noProof w:val="0"/>
          <w:sz w:val="22"/>
          <w:szCs w:val="22"/>
        </w:rPr>
        <w:t xml:space="preserve">Запит на подання заявок (RFA) № </w:t>
      </w:r>
      <w:r w:rsidRPr="00580110">
        <w:rPr>
          <w:rFonts w:ascii="Arial" w:eastAsia="Arial" w:hAnsi="Arial" w:cs="Arial"/>
          <w:noProof w:val="0"/>
          <w:sz w:val="22"/>
          <w:szCs w:val="22"/>
        </w:rPr>
        <w:t xml:space="preserve">FY26-UVRR-Regional-Coordination </w:t>
      </w:r>
    </w:p>
    <w:p w14:paraId="71D1589C" w14:textId="1D9DBF63" w:rsidR="00DA424B" w:rsidRDefault="79635E35" w:rsidP="39AC3BEA">
      <w:pPr>
        <w:tabs>
          <w:tab w:val="left" w:pos="2244"/>
        </w:tabs>
        <w:spacing w:after="0"/>
        <w:ind w:left="2244" w:right="-90" w:hanging="2244"/>
        <w:rPr>
          <w:rFonts w:ascii="Arial" w:eastAsia="Arial" w:hAnsi="Arial" w:cs="Arial"/>
          <w:noProof w:val="0"/>
          <w:sz w:val="22"/>
          <w:szCs w:val="22"/>
        </w:rPr>
      </w:pPr>
      <w:r w:rsidRPr="00580110">
        <w:rPr>
          <w:rFonts w:ascii="Arial" w:eastAsia="Arial" w:hAnsi="Arial" w:cs="Arial"/>
          <w:noProof w:val="0"/>
          <w:sz w:val="22"/>
          <w:szCs w:val="22"/>
        </w:rPr>
        <w:t>Програма реабілітації та реінтеграції ветеранів України (UVRR), IREX</w:t>
      </w:r>
    </w:p>
    <w:p w14:paraId="54F9BC5E" w14:textId="54D44152" w:rsidR="00DA424B" w:rsidRDefault="3DFECAB4" w:rsidP="19527FCB">
      <w:pPr>
        <w:tabs>
          <w:tab w:val="left" w:pos="2244"/>
        </w:tabs>
        <w:spacing w:after="200" w:line="276" w:lineRule="auto"/>
        <w:ind w:left="2244" w:hanging="2244"/>
        <w:rPr>
          <w:rFonts w:ascii="Arial" w:eastAsia="Arial" w:hAnsi="Arial" w:cs="Arial"/>
          <w:noProof w:val="0"/>
          <w:sz w:val="22"/>
          <w:szCs w:val="22"/>
        </w:rPr>
      </w:pPr>
      <w:r w:rsidRPr="4EC72FC1">
        <w:rPr>
          <w:rFonts w:ascii="Arial" w:eastAsia="Arial" w:hAnsi="Arial" w:cs="Arial"/>
          <w:b/>
          <w:bCs/>
          <w:noProof w:val="0"/>
          <w:sz w:val="22"/>
          <w:szCs w:val="22"/>
        </w:rPr>
        <w:t>Посилання:</w:t>
      </w:r>
      <w:r>
        <w:tab/>
      </w:r>
      <w:r w:rsidR="0043463E" w:rsidRPr="4EC72FC1">
        <w:rPr>
          <w:rFonts w:ascii="Arial" w:hAnsi="Arial" w:cs="Arial"/>
          <w:noProof w:val="0"/>
          <w:sz w:val="22"/>
          <w:szCs w:val="22"/>
        </w:rPr>
        <w:t xml:space="preserve">Оголошено в межах проєкту Ради міжнародних наукових досліджень та обмінів (IREX) / UVRR, що фінансується Державним департаментом США </w:t>
      </w:r>
    </w:p>
    <w:p w14:paraId="2EF877B9" w14:textId="3742421D" w:rsidR="00DA424B" w:rsidRDefault="6BCC1A46" w:rsidP="39AC3BEA">
      <w:pPr>
        <w:spacing w:after="0"/>
        <w:jc w:val="both"/>
        <w:rPr>
          <w:rFonts w:ascii="Arial" w:eastAsia="Arial" w:hAnsi="Arial" w:cs="Arial"/>
          <w:noProof w:val="0"/>
          <w:sz w:val="22"/>
          <w:szCs w:val="22"/>
        </w:rPr>
      </w:pPr>
      <w:r w:rsidRPr="0AA98BE1">
        <w:rPr>
          <w:rFonts w:ascii="Arial" w:eastAsia="Arial" w:hAnsi="Arial" w:cs="Arial"/>
          <w:noProof w:val="0"/>
          <w:sz w:val="22"/>
          <w:szCs w:val="22"/>
        </w:rPr>
        <w:t xml:space="preserve">Цей запит на подання заявок </w:t>
      </w:r>
      <w:r w:rsidR="350FFD0D" w:rsidRPr="0AA98BE1">
        <w:rPr>
          <w:rFonts w:ascii="Arial" w:eastAsia="Arial" w:hAnsi="Arial" w:cs="Arial"/>
          <w:color w:val="008080"/>
          <w:sz w:val="22"/>
          <w:szCs w:val="22"/>
          <w:u w:val="single"/>
          <w:lang w:val="uk"/>
        </w:rPr>
        <w:t>на грантову підтримку</w:t>
      </w:r>
      <w:r w:rsidR="350FFD0D" w:rsidRPr="0AA98BE1">
        <w:rPr>
          <w:rFonts w:ascii="Arial" w:eastAsia="Arial" w:hAnsi="Arial" w:cs="Arial"/>
          <w:sz w:val="22"/>
          <w:szCs w:val="22"/>
          <w:lang w:val="uk"/>
        </w:rPr>
        <w:t xml:space="preserve"> </w:t>
      </w:r>
      <w:r w:rsidRPr="0AA98BE1">
        <w:rPr>
          <w:rFonts w:ascii="Arial" w:eastAsia="Arial" w:hAnsi="Arial" w:cs="Arial"/>
          <w:noProof w:val="0"/>
          <w:sz w:val="22"/>
          <w:szCs w:val="22"/>
        </w:rPr>
        <w:t>містить</w:t>
      </w:r>
      <w:r w:rsidR="23C1EF4F" w:rsidRPr="0AA98BE1">
        <w:rPr>
          <w:rFonts w:ascii="Arial" w:eastAsia="Arial" w:hAnsi="Arial" w:cs="Arial"/>
          <w:noProof w:val="0"/>
          <w:sz w:val="22"/>
          <w:szCs w:val="22"/>
        </w:rPr>
        <w:t xml:space="preserve"> інформацію, </w:t>
      </w:r>
      <w:r w:rsidRPr="0AA98BE1">
        <w:rPr>
          <w:rFonts w:ascii="Arial" w:eastAsia="Arial" w:hAnsi="Arial" w:cs="Arial"/>
          <w:noProof w:val="0"/>
          <w:sz w:val="22"/>
          <w:szCs w:val="22"/>
        </w:rPr>
        <w:t>необхідну заявникам</w:t>
      </w:r>
      <w:r w:rsidR="23C1EF4F" w:rsidRPr="0AA98BE1">
        <w:rPr>
          <w:rFonts w:ascii="Arial" w:eastAsia="Arial" w:hAnsi="Arial" w:cs="Arial"/>
          <w:noProof w:val="0"/>
          <w:sz w:val="22"/>
          <w:szCs w:val="22"/>
        </w:rPr>
        <w:t xml:space="preserve"> повинні для розробки та подання пропозиції на розгляд. </w:t>
      </w:r>
      <w:r w:rsidRPr="0AA98BE1">
        <w:rPr>
          <w:rFonts w:ascii="Arial" w:eastAsia="Arial" w:hAnsi="Arial" w:cs="Arial"/>
          <w:noProof w:val="0"/>
          <w:sz w:val="22"/>
          <w:szCs w:val="22"/>
        </w:rPr>
        <w:t xml:space="preserve">Від заявників очікується, що вони уважно ознайомляться, зрозуміють та дотримуватимуться всіх інструкцій, вимог та умов, що містяться в цьому RFA. </w:t>
      </w:r>
      <w:r w:rsidR="701471B6" w:rsidRPr="0AA98BE1">
        <w:rPr>
          <w:rFonts w:ascii="Arial" w:hAnsi="Arial" w:cs="Arial"/>
          <w:sz w:val="22"/>
          <w:szCs w:val="22"/>
        </w:rPr>
        <w:t>Невиконання цих вимог буде на власний ризик заявника і може призвести до відхилення заявки.</w:t>
      </w:r>
    </w:p>
    <w:p w14:paraId="5B3D124F" w14:textId="22490AD9" w:rsidR="00DA424B" w:rsidRDefault="3DFECAB4" w:rsidP="19527FCB">
      <w:pPr>
        <w:spacing w:after="0"/>
        <w:rPr>
          <w:rFonts w:ascii="Arial" w:eastAsia="Arial" w:hAnsi="Arial" w:cs="Arial"/>
          <w:noProof w:val="0"/>
          <w:sz w:val="22"/>
          <w:szCs w:val="22"/>
        </w:rPr>
      </w:pPr>
      <w:r w:rsidRPr="4EC72FC1">
        <w:rPr>
          <w:rFonts w:ascii="Arial" w:eastAsia="Arial" w:hAnsi="Arial" w:cs="Arial"/>
          <w:noProof w:val="0"/>
          <w:sz w:val="22"/>
          <w:szCs w:val="22"/>
        </w:rPr>
        <w:t xml:space="preserve"> </w:t>
      </w:r>
    </w:p>
    <w:p w14:paraId="44ACD5C0" w14:textId="7E9E274F" w:rsidR="00DA424B" w:rsidRDefault="79635E35" w:rsidP="39AC3BEA">
      <w:pPr>
        <w:spacing w:after="200" w:line="276" w:lineRule="auto"/>
        <w:jc w:val="both"/>
        <w:rPr>
          <w:rFonts w:ascii="Arial" w:eastAsia="Arial" w:hAnsi="Arial" w:cs="Arial"/>
          <w:noProof w:val="0"/>
          <w:sz w:val="22"/>
          <w:szCs w:val="22"/>
        </w:rPr>
      </w:pPr>
      <w:r w:rsidRPr="4EC72FC1">
        <w:rPr>
          <w:rFonts w:ascii="Arial" w:eastAsia="Arial" w:hAnsi="Arial" w:cs="Arial"/>
          <w:noProof w:val="0"/>
          <w:sz w:val="22"/>
          <w:szCs w:val="22"/>
        </w:rPr>
        <w:t>Усі обґрунтовані, розподілені та допустимі витрати, як прямі, так і непрямі, необхідні для реалізації програми субгранту та такі, що відповідають чинним стандартам витрат, можуть бути віднесені на рахунок субгранту.</w:t>
      </w:r>
    </w:p>
    <w:p w14:paraId="0F52DA64" w14:textId="4BAE7A73" w:rsidR="00DA424B" w:rsidRDefault="7FCAE039" w:rsidP="39AC3BEA">
      <w:pPr>
        <w:spacing w:after="200" w:line="276" w:lineRule="auto"/>
        <w:rPr>
          <w:rFonts w:ascii="Arial" w:eastAsia="Arial" w:hAnsi="Arial" w:cs="Arial"/>
          <w:noProof w:val="0"/>
          <w:sz w:val="22"/>
          <w:szCs w:val="22"/>
        </w:rPr>
      </w:pPr>
      <w:r w:rsidRPr="4EC72FC1">
        <w:rPr>
          <w:rFonts w:ascii="Arial" w:eastAsia="Arial" w:hAnsi="Arial" w:cs="Arial"/>
          <w:noProof w:val="0"/>
          <w:sz w:val="22"/>
          <w:szCs w:val="22"/>
        </w:rPr>
        <w:t xml:space="preserve">Для організацій, що не є резидентами США, застосовуються </w:t>
      </w:r>
      <w:hyperlink r:id="rId10">
        <w:r w:rsidRPr="4EC72FC1">
          <w:rPr>
            <w:rStyle w:val="Hyperlink"/>
            <w:rFonts w:ascii="Arial" w:eastAsia="Arial" w:hAnsi="Arial" w:cs="Arial"/>
            <w:noProof w:val="0"/>
            <w:color w:val="0000FF"/>
            <w:sz w:val="22"/>
            <w:szCs w:val="22"/>
          </w:rPr>
          <w:t>Стандартні умови та положення Державного департаменту</w:t>
        </w:r>
      </w:hyperlink>
      <w:r w:rsidRPr="4EC72FC1">
        <w:rPr>
          <w:rFonts w:ascii="Arial" w:eastAsia="Arial" w:hAnsi="Arial" w:cs="Arial"/>
          <w:noProof w:val="0"/>
          <w:sz w:val="22"/>
          <w:szCs w:val="22"/>
        </w:rPr>
        <w:t xml:space="preserve"> США та</w:t>
      </w:r>
      <w:hyperlink r:id="rId11">
        <w:r w:rsidRPr="4EC72FC1">
          <w:rPr>
            <w:rStyle w:val="Hyperlink"/>
            <w:rFonts w:ascii="Arial" w:eastAsia="Arial" w:hAnsi="Arial" w:cs="Arial"/>
            <w:noProof w:val="0"/>
            <w:color w:val="0000FF"/>
            <w:sz w:val="22"/>
            <w:szCs w:val="22"/>
          </w:rPr>
          <w:t xml:space="preserve"> 2 CFR 200,</w:t>
        </w:r>
      </w:hyperlink>
      <w:r w:rsidRPr="4EC72FC1">
        <w:rPr>
          <w:rFonts w:ascii="Arial" w:eastAsia="Arial" w:hAnsi="Arial" w:cs="Arial"/>
          <w:noProof w:val="0"/>
          <w:sz w:val="22"/>
          <w:szCs w:val="22"/>
        </w:rPr>
        <w:t xml:space="preserve"> підрозділи A–E.</w:t>
      </w:r>
    </w:p>
    <w:p w14:paraId="5DFBEA67" w14:textId="30B7E26E" w:rsidR="00DA424B" w:rsidRDefault="79635E35" w:rsidP="39AC3BEA">
      <w:pPr>
        <w:spacing w:after="200" w:line="276" w:lineRule="auto"/>
        <w:rPr>
          <w:rFonts w:ascii="Arial" w:eastAsia="Arial" w:hAnsi="Arial" w:cs="Arial"/>
          <w:noProof w:val="0"/>
          <w:sz w:val="22"/>
          <w:szCs w:val="22"/>
        </w:rPr>
      </w:pPr>
      <w:r w:rsidRPr="4EC72FC1">
        <w:rPr>
          <w:rFonts w:ascii="Arial" w:eastAsia="Arial" w:hAnsi="Arial" w:cs="Arial"/>
          <w:noProof w:val="0"/>
          <w:sz w:val="22"/>
          <w:szCs w:val="22"/>
        </w:rPr>
        <w:t>Цей запит на пропозиції складається з цього супровідного листа, Додатка А та Додатків.</w:t>
      </w:r>
    </w:p>
    <w:p w14:paraId="77187958" w14:textId="73D4A9C2" w:rsidR="00DA424B" w:rsidRDefault="79635E35" w:rsidP="39AC3BEA">
      <w:pPr>
        <w:spacing w:after="200" w:line="276" w:lineRule="auto"/>
        <w:jc w:val="both"/>
        <w:rPr>
          <w:rFonts w:ascii="Arial" w:eastAsia="Arial" w:hAnsi="Arial" w:cs="Arial"/>
          <w:noProof w:val="0"/>
          <w:sz w:val="22"/>
          <w:szCs w:val="22"/>
        </w:rPr>
      </w:pPr>
      <w:r w:rsidRPr="4EC72FC1">
        <w:rPr>
          <w:rFonts w:ascii="Arial" w:eastAsia="Arial" w:hAnsi="Arial" w:cs="Arial"/>
          <w:noProof w:val="0"/>
          <w:sz w:val="22"/>
          <w:szCs w:val="22"/>
        </w:rPr>
        <w:t xml:space="preserve">Опублікування цього запиту на пропозиції не є зобов’язанням щодо надання </w:t>
      </w:r>
      <w:r w:rsidR="6BDF8003" w:rsidRPr="4EC72FC1">
        <w:rPr>
          <w:rFonts w:ascii="Arial" w:eastAsia="Arial" w:hAnsi="Arial" w:cs="Arial"/>
          <w:noProof w:val="0"/>
          <w:sz w:val="22"/>
          <w:szCs w:val="22"/>
        </w:rPr>
        <w:t>фінансування</w:t>
      </w:r>
      <w:r w:rsidRPr="4EC72FC1">
        <w:rPr>
          <w:rFonts w:ascii="Arial" w:eastAsia="Arial" w:hAnsi="Arial" w:cs="Arial"/>
          <w:noProof w:val="0"/>
          <w:sz w:val="22"/>
          <w:szCs w:val="22"/>
        </w:rPr>
        <w:t xml:space="preserve"> з боку IREX або програми UVRR, а також не зобов’язує IREX/UVRR відшкодовувати витрати, понесені під час підготовки та подання заявки. Заявки подаються на власний ризик заявника. Усі витрати на підготовку та подання заявки несе виключно заявник.</w:t>
      </w:r>
    </w:p>
    <w:p w14:paraId="4DF3CF50" w14:textId="029E3DE7" w:rsidR="00DA424B" w:rsidRDefault="79635E35" w:rsidP="39AC3BEA">
      <w:pPr>
        <w:spacing w:after="200" w:line="276" w:lineRule="auto"/>
        <w:rPr>
          <w:rFonts w:ascii="Arial" w:eastAsia="Arial" w:hAnsi="Arial" w:cs="Arial"/>
          <w:noProof w:val="0"/>
          <w:sz w:val="22"/>
          <w:szCs w:val="22"/>
        </w:rPr>
      </w:pPr>
      <w:r w:rsidRPr="4EC72FC1">
        <w:rPr>
          <w:rFonts w:ascii="Arial" w:eastAsia="Arial" w:hAnsi="Arial" w:cs="Arial"/>
          <w:noProof w:val="0"/>
          <w:sz w:val="22"/>
          <w:szCs w:val="22"/>
        </w:rPr>
        <w:t xml:space="preserve">Дякуємо за ваш інтерес до програми UVRR та діяльності IREX.  </w:t>
      </w:r>
    </w:p>
    <w:p w14:paraId="097F62F2" w14:textId="7E951ACC" w:rsidR="00DA424B" w:rsidRDefault="77504DEC" w:rsidP="19527FCB">
      <w:pPr>
        <w:spacing w:after="200" w:line="276" w:lineRule="auto"/>
        <w:jc w:val="center"/>
        <w:rPr>
          <w:rFonts w:ascii="Arial" w:eastAsia="Arial" w:hAnsi="Arial" w:cs="Arial"/>
          <w:b/>
          <w:bCs/>
          <w:noProof w:val="0"/>
          <w:sz w:val="22"/>
          <w:szCs w:val="22"/>
          <w:u w:val="single"/>
        </w:rPr>
      </w:pPr>
      <w:r w:rsidRPr="4EC72FC1">
        <w:rPr>
          <w:rFonts w:ascii="Arial" w:eastAsia="Arial" w:hAnsi="Arial" w:cs="Arial"/>
          <w:b/>
          <w:bCs/>
          <w:noProof w:val="0"/>
          <w:sz w:val="22"/>
          <w:szCs w:val="22"/>
          <w:u w:val="single"/>
        </w:rPr>
        <w:t>ДОДАТОК А</w:t>
      </w:r>
    </w:p>
    <w:p w14:paraId="5F814A25" w14:textId="606CCF40" w:rsidR="00DA424B" w:rsidRDefault="77504DEC" w:rsidP="19527FCB">
      <w:pPr>
        <w:spacing w:after="200" w:line="276" w:lineRule="auto"/>
        <w:rPr>
          <w:rFonts w:ascii="Arial" w:eastAsia="Arial" w:hAnsi="Arial" w:cs="Arial"/>
          <w:b/>
          <w:bCs/>
          <w:noProof w:val="0"/>
          <w:sz w:val="22"/>
          <w:szCs w:val="22"/>
        </w:rPr>
      </w:pPr>
      <w:r w:rsidRPr="4EC72FC1">
        <w:rPr>
          <w:rFonts w:ascii="Arial" w:eastAsia="Arial" w:hAnsi="Arial" w:cs="Arial"/>
          <w:b/>
          <w:bCs/>
          <w:noProof w:val="0"/>
          <w:sz w:val="22"/>
          <w:szCs w:val="22"/>
        </w:rPr>
        <w:t>РОЗДІЛ I: ОПИС МОЖЛИВОСТІ ФІНАНСУВАННЯ:</w:t>
      </w:r>
    </w:p>
    <w:p w14:paraId="41824D54" w14:textId="7DE5CEC9" w:rsidR="00DA424B" w:rsidRPr="004478EF" w:rsidRDefault="50DB21B1" w:rsidP="39AC3BEA">
      <w:pPr>
        <w:spacing w:after="200" w:line="276" w:lineRule="auto"/>
        <w:jc w:val="both"/>
        <w:rPr>
          <w:rFonts w:ascii="Arial" w:eastAsia="Arial" w:hAnsi="Arial" w:cs="Arial"/>
          <w:b/>
          <w:bCs/>
          <w:noProof w:val="0"/>
          <w:sz w:val="22"/>
          <w:szCs w:val="22"/>
        </w:rPr>
      </w:pPr>
      <w:r w:rsidRPr="4EC72FC1">
        <w:rPr>
          <w:rFonts w:ascii="Arial" w:eastAsia="Arial" w:hAnsi="Arial" w:cs="Arial"/>
          <w:b/>
          <w:bCs/>
          <w:noProof w:val="0"/>
          <w:sz w:val="22"/>
          <w:szCs w:val="22"/>
        </w:rPr>
        <w:t xml:space="preserve">A. Історія програми </w:t>
      </w:r>
    </w:p>
    <w:p w14:paraId="1D183F13" w14:textId="68D9F9B6" w:rsidR="00DA424B" w:rsidRDefault="7579C482" w:rsidP="19527FCB">
      <w:pPr>
        <w:spacing w:after="200" w:line="276" w:lineRule="auto"/>
        <w:jc w:val="both"/>
        <w:rPr>
          <w:rFonts w:ascii="Arial" w:eastAsia="Arial" w:hAnsi="Arial" w:cs="Arial"/>
          <w:noProof w:val="0"/>
          <w:sz w:val="22"/>
          <w:szCs w:val="22"/>
        </w:rPr>
      </w:pPr>
      <w:r w:rsidRPr="4EC72FC1">
        <w:rPr>
          <w:rFonts w:ascii="Arial" w:eastAsia="Arial" w:hAnsi="Arial" w:cs="Arial"/>
          <w:noProof w:val="0"/>
          <w:sz w:val="22"/>
          <w:szCs w:val="22"/>
        </w:rPr>
        <w:t xml:space="preserve"> </w:t>
      </w:r>
    </w:p>
    <w:p w14:paraId="0741A9D3" w14:textId="5E50FB78" w:rsidR="4F068929" w:rsidRDefault="1C70950F" w:rsidP="39AC3BEA">
      <w:pPr>
        <w:spacing w:after="0" w:line="276" w:lineRule="auto"/>
        <w:jc w:val="both"/>
        <w:rPr>
          <w:rFonts w:ascii="Arial" w:eastAsia="Arial" w:hAnsi="Arial" w:cs="Arial"/>
          <w:noProof w:val="0"/>
          <w:sz w:val="22"/>
          <w:szCs w:val="22"/>
        </w:rPr>
      </w:pPr>
      <w:r w:rsidRPr="4EC72FC1">
        <w:rPr>
          <w:rFonts w:ascii="Arial" w:eastAsia="Arial" w:hAnsi="Arial" w:cs="Arial"/>
          <w:noProof w:val="0"/>
          <w:sz w:val="22"/>
          <w:szCs w:val="22"/>
        </w:rPr>
        <w:lastRenderedPageBreak/>
        <w:t>Україна вступає у вирішальну фазу розвитку системи реінтеграції ветеранів, переходячи від реагування на надзвичайні ситуації до створення стійких, інституціоналізованих механізмів підтримки. Масштаби потреб у реінтеграції продовжують зростати: понад 1,5 мільйона осіб мають досвід військової служби з 2014 року, що створює дедалі більший тиск на національні та місцеві системи щодо надання скоординованих, доступних та якісних послуг.</w:t>
      </w:r>
    </w:p>
    <w:p w14:paraId="2BC6DD7F" w14:textId="66751A0A" w:rsidR="7A9CA6BD" w:rsidRDefault="7A9CA6BD" w:rsidP="19527FCB">
      <w:pPr>
        <w:spacing w:after="0" w:line="276" w:lineRule="auto"/>
        <w:jc w:val="both"/>
        <w:rPr>
          <w:rFonts w:ascii="Arial" w:eastAsia="Arial" w:hAnsi="Arial" w:cs="Arial"/>
          <w:noProof w:val="0"/>
          <w:sz w:val="22"/>
          <w:szCs w:val="22"/>
        </w:rPr>
      </w:pPr>
    </w:p>
    <w:p w14:paraId="0468821B" w14:textId="5C334920" w:rsidR="4F068929" w:rsidRDefault="1C70950F" w:rsidP="39AC3BEA">
      <w:pPr>
        <w:spacing w:after="0" w:line="276" w:lineRule="auto"/>
        <w:jc w:val="both"/>
        <w:rPr>
          <w:rFonts w:ascii="Arial" w:eastAsia="Arial" w:hAnsi="Arial" w:cs="Arial"/>
          <w:noProof w:val="0"/>
          <w:sz w:val="22"/>
          <w:szCs w:val="22"/>
        </w:rPr>
      </w:pPr>
      <w:r w:rsidRPr="4EC72FC1">
        <w:rPr>
          <w:rFonts w:ascii="Arial" w:eastAsia="Arial" w:hAnsi="Arial" w:cs="Arial"/>
          <w:noProof w:val="0"/>
          <w:sz w:val="22"/>
          <w:szCs w:val="22"/>
        </w:rPr>
        <w:t xml:space="preserve">На національному рівні цей перехід регулюється Стратегією </w:t>
      </w:r>
      <w:r w:rsidR="6C5FDBA8" w:rsidRPr="4EC72FC1">
        <w:rPr>
          <w:rFonts w:ascii="Arial" w:eastAsia="Arial" w:hAnsi="Arial" w:cs="Arial"/>
          <w:noProof w:val="0"/>
          <w:sz w:val="22"/>
          <w:szCs w:val="22"/>
        </w:rPr>
        <w:t>ветеранської</w:t>
      </w:r>
      <w:r w:rsidRPr="4EC72FC1">
        <w:rPr>
          <w:rFonts w:ascii="Arial" w:eastAsia="Arial" w:hAnsi="Arial" w:cs="Arial"/>
          <w:noProof w:val="0"/>
          <w:sz w:val="22"/>
          <w:szCs w:val="22"/>
        </w:rPr>
        <w:t xml:space="preserve"> політики </w:t>
      </w:r>
      <w:r w:rsidR="6C5FDBA8" w:rsidRPr="4EC72FC1">
        <w:rPr>
          <w:rFonts w:ascii="Arial" w:eastAsia="Arial" w:hAnsi="Arial" w:cs="Arial"/>
          <w:noProof w:val="0"/>
          <w:sz w:val="22"/>
          <w:szCs w:val="22"/>
        </w:rPr>
        <w:t xml:space="preserve">на період до </w:t>
      </w:r>
      <w:r w:rsidRPr="4EC72FC1">
        <w:rPr>
          <w:rFonts w:ascii="Arial" w:eastAsia="Arial" w:hAnsi="Arial" w:cs="Arial"/>
          <w:noProof w:val="0"/>
          <w:sz w:val="22"/>
          <w:szCs w:val="22"/>
        </w:rPr>
        <w:t xml:space="preserve">2030 року, яка наголошує на розвитку комплексної та скоординованої системи підтримки, включаючи створення ефективних механізмів координації та </w:t>
      </w:r>
      <w:r w:rsidR="3F0451A4" w:rsidRPr="4EC72FC1">
        <w:rPr>
          <w:rFonts w:ascii="Arial" w:eastAsia="Arial" w:hAnsi="Arial" w:cs="Arial"/>
          <w:noProof w:val="0"/>
          <w:sz w:val="22"/>
          <w:szCs w:val="22"/>
        </w:rPr>
        <w:t>суттєвого</w:t>
      </w:r>
      <w:r w:rsidRPr="4EC72FC1">
        <w:rPr>
          <w:rFonts w:ascii="Arial" w:eastAsia="Arial" w:hAnsi="Arial" w:cs="Arial"/>
          <w:noProof w:val="0"/>
          <w:sz w:val="22"/>
          <w:szCs w:val="22"/>
        </w:rPr>
        <w:t xml:space="preserve"> залучення ветеранів до процесів прийняття рішень на </w:t>
      </w:r>
      <w:r w:rsidR="2C72586C" w:rsidRPr="4EC72FC1">
        <w:rPr>
          <w:rFonts w:ascii="Arial" w:eastAsia="Arial" w:hAnsi="Arial" w:cs="Arial"/>
          <w:noProof w:val="0"/>
          <w:sz w:val="22"/>
          <w:szCs w:val="22"/>
        </w:rPr>
        <w:t>обласному</w:t>
      </w:r>
      <w:r w:rsidRPr="4EC72FC1">
        <w:rPr>
          <w:rFonts w:ascii="Arial" w:eastAsia="Arial" w:hAnsi="Arial" w:cs="Arial"/>
          <w:noProof w:val="0"/>
          <w:sz w:val="22"/>
          <w:szCs w:val="22"/>
        </w:rPr>
        <w:t xml:space="preserve"> та місцевому рівнях.</w:t>
      </w:r>
    </w:p>
    <w:p w14:paraId="19D66E90" w14:textId="4B59B53C" w:rsidR="7A9CA6BD" w:rsidRDefault="7A9CA6BD" w:rsidP="19527FCB">
      <w:pPr>
        <w:spacing w:after="0" w:line="276" w:lineRule="auto"/>
        <w:jc w:val="both"/>
        <w:rPr>
          <w:rFonts w:ascii="Arial" w:eastAsia="Arial" w:hAnsi="Arial" w:cs="Arial"/>
          <w:noProof w:val="0"/>
          <w:sz w:val="22"/>
          <w:szCs w:val="22"/>
        </w:rPr>
      </w:pPr>
    </w:p>
    <w:p w14:paraId="5D27CD68" w14:textId="3E24BA24" w:rsidR="4F068929" w:rsidRDefault="1C70950F" w:rsidP="39AC3BEA">
      <w:pPr>
        <w:spacing w:after="0" w:line="276" w:lineRule="auto"/>
        <w:jc w:val="both"/>
        <w:rPr>
          <w:rFonts w:ascii="Arial" w:eastAsia="Arial" w:hAnsi="Arial" w:cs="Arial"/>
          <w:noProof w:val="0"/>
          <w:sz w:val="22"/>
          <w:szCs w:val="22"/>
        </w:rPr>
      </w:pPr>
      <w:r w:rsidRPr="4EC72FC1">
        <w:rPr>
          <w:rFonts w:ascii="Arial" w:eastAsia="Arial" w:hAnsi="Arial" w:cs="Arial"/>
          <w:noProof w:val="0"/>
          <w:sz w:val="22"/>
          <w:szCs w:val="22"/>
        </w:rPr>
        <w:t>Організації громадянського суспільства (ОГС) відіграли центральну роль у задоволенні цих потреб, швидко створивши гнучкі та орієнтовані на громаду служби підтримки. Цей сектор перетворився на багаторівневу екосистему, що охоплює відновлення фізичного та психічного здоров’я, правову допомогу, працевлаштування та соціальну адаптацію. Водночас ця екосистема залишається фрагментованою, з обмеженими механізмами координації, дублюванням функцій та нерівномірним охопленням послугами в різних регіонах.</w:t>
      </w:r>
    </w:p>
    <w:p w14:paraId="6398FB2D" w14:textId="395A190C" w:rsidR="7A9CA6BD" w:rsidRDefault="7A9CA6BD" w:rsidP="19527FCB">
      <w:pPr>
        <w:spacing w:after="0" w:line="276" w:lineRule="auto"/>
        <w:jc w:val="both"/>
        <w:rPr>
          <w:rFonts w:ascii="Arial" w:eastAsia="Arial" w:hAnsi="Arial" w:cs="Arial"/>
          <w:noProof w:val="0"/>
          <w:sz w:val="22"/>
          <w:szCs w:val="22"/>
        </w:rPr>
      </w:pPr>
    </w:p>
    <w:p w14:paraId="1591AAD5" w14:textId="0A04C177" w:rsidR="4F068929" w:rsidRDefault="1C70950F" w:rsidP="39AC3BEA">
      <w:pPr>
        <w:spacing w:after="0" w:line="276" w:lineRule="auto"/>
        <w:jc w:val="both"/>
        <w:rPr>
          <w:rFonts w:ascii="Arial" w:eastAsia="Arial" w:hAnsi="Arial" w:cs="Arial"/>
          <w:noProof w:val="0"/>
          <w:sz w:val="22"/>
          <w:szCs w:val="22"/>
        </w:rPr>
      </w:pPr>
      <w:r w:rsidRPr="4EC72FC1">
        <w:rPr>
          <w:rFonts w:ascii="Arial" w:eastAsia="Arial" w:hAnsi="Arial" w:cs="Arial"/>
          <w:noProof w:val="0"/>
          <w:sz w:val="22"/>
          <w:szCs w:val="22"/>
        </w:rPr>
        <w:t xml:space="preserve">Останні оцінки висвітлюють кілька системних викликів, що обмежують ефективність підтримки ветеранів на </w:t>
      </w:r>
      <w:r w:rsidR="1B412F48" w:rsidRPr="4EC72FC1">
        <w:rPr>
          <w:rFonts w:ascii="Arial" w:eastAsia="Arial" w:hAnsi="Arial" w:cs="Arial"/>
          <w:noProof w:val="0"/>
          <w:sz w:val="22"/>
          <w:szCs w:val="22"/>
        </w:rPr>
        <w:t>обласному</w:t>
      </w:r>
      <w:r w:rsidRPr="4EC72FC1">
        <w:rPr>
          <w:rFonts w:ascii="Arial" w:eastAsia="Arial" w:hAnsi="Arial" w:cs="Arial"/>
          <w:noProof w:val="0"/>
          <w:sz w:val="22"/>
          <w:szCs w:val="22"/>
        </w:rPr>
        <w:t xml:space="preserve"> та місцевому рівнях:</w:t>
      </w:r>
    </w:p>
    <w:p w14:paraId="4CD788B9" w14:textId="0B1CA94B" w:rsidR="4F068929" w:rsidRDefault="1C70950F" w:rsidP="39AC3BEA">
      <w:pPr>
        <w:pStyle w:val="ListParagraph"/>
        <w:numPr>
          <w:ilvl w:val="0"/>
          <w:numId w:val="3"/>
        </w:numPr>
        <w:spacing w:after="0" w:line="276" w:lineRule="auto"/>
        <w:contextualSpacing w:val="0"/>
        <w:jc w:val="both"/>
        <w:rPr>
          <w:rFonts w:ascii="Arial" w:eastAsia="Arial" w:hAnsi="Arial" w:cs="Arial"/>
          <w:noProof w:val="0"/>
          <w:sz w:val="22"/>
          <w:szCs w:val="22"/>
        </w:rPr>
      </w:pPr>
      <w:r w:rsidRPr="4EC72FC1">
        <w:rPr>
          <w:rFonts w:ascii="Arial" w:eastAsia="Arial" w:hAnsi="Arial" w:cs="Arial"/>
          <w:noProof w:val="0"/>
          <w:sz w:val="22"/>
          <w:szCs w:val="22"/>
        </w:rPr>
        <w:t>Відсутність структурованих механізмів координації: Хоча в цьому секторі діє багато організацій, система залишається фрагментованою, причому більшість організацій поєднують 3–5 сфер діяльності, і лише 17% працюють за моделлю з єдиним напрямком діяльності. Ця багатофункціональна екосистема потребує скоординованої структури та регіональних платформ для обміну знаннями та спільного планування, щоб уникнути дублювання зусиль та прогалин у наданні послуг.</w:t>
      </w:r>
    </w:p>
    <w:p w14:paraId="793918C5" w14:textId="57C085D8" w:rsidR="4F068929" w:rsidRDefault="1C70950F" w:rsidP="39AC3BEA">
      <w:pPr>
        <w:pStyle w:val="ListParagraph"/>
        <w:numPr>
          <w:ilvl w:val="0"/>
          <w:numId w:val="3"/>
        </w:numPr>
        <w:spacing w:after="0" w:line="276" w:lineRule="auto"/>
        <w:contextualSpacing w:val="0"/>
        <w:jc w:val="both"/>
        <w:rPr>
          <w:rFonts w:ascii="Arial" w:eastAsia="Arial" w:hAnsi="Arial" w:cs="Arial"/>
          <w:noProof w:val="0"/>
          <w:sz w:val="22"/>
          <w:szCs w:val="22"/>
        </w:rPr>
      </w:pPr>
      <w:r w:rsidRPr="4EC72FC1">
        <w:rPr>
          <w:rFonts w:ascii="Arial" w:eastAsia="Arial" w:hAnsi="Arial" w:cs="Arial"/>
          <w:noProof w:val="0"/>
          <w:sz w:val="22"/>
          <w:szCs w:val="22"/>
        </w:rPr>
        <w:t>Нерівний доступ до послуг у різних регіонах та типах населених пунктів: доступ до послуг значно варіюється залежно від географічного розташування. Ветерани у сільських районах повідомляють про більші перешкоди у працевлаштуванні (до 44%) та менший доступ до послуг підтримки порівняно з міським населенням. Водночас попит на медичні та психосоціальні послуги є особливо високим у східних регіонах (44% порівняно з 36% по країні).</w:t>
      </w:r>
    </w:p>
    <w:p w14:paraId="7D72C21B" w14:textId="37A74910" w:rsidR="4F068929" w:rsidRDefault="1C70950F" w:rsidP="39AC3BEA">
      <w:pPr>
        <w:pStyle w:val="ListParagraph"/>
        <w:numPr>
          <w:ilvl w:val="0"/>
          <w:numId w:val="3"/>
        </w:numPr>
        <w:spacing w:after="0" w:line="276" w:lineRule="auto"/>
        <w:contextualSpacing w:val="0"/>
        <w:jc w:val="both"/>
        <w:rPr>
          <w:rFonts w:ascii="Arial" w:eastAsia="Arial" w:hAnsi="Arial" w:cs="Arial"/>
          <w:noProof w:val="0"/>
          <w:sz w:val="22"/>
          <w:szCs w:val="22"/>
        </w:rPr>
      </w:pPr>
      <w:r w:rsidRPr="4EC72FC1">
        <w:rPr>
          <w:rFonts w:ascii="Arial" w:eastAsia="Arial" w:hAnsi="Arial" w:cs="Arial"/>
          <w:noProof w:val="0"/>
          <w:sz w:val="22"/>
          <w:szCs w:val="22"/>
        </w:rPr>
        <w:t>Прогалини у шляхах економічної реінтеграції: Економічна реінтеграція залишається серйозним викликом, при цьому 35% ветеранів повідомляють про труднощі з пошуком роботи та називають відсутність навичок і упередження роботодавців як основні перешкоди. Крім того, 23% ветеранів у менших містах повідомляють про потребу в додатковому навчанні, що підкреслює прогалини у доступі до відповідних можливостей перекваліфікації та невідповідність вимогам ринку праці.</w:t>
      </w:r>
    </w:p>
    <w:p w14:paraId="4716B0F5" w14:textId="035025FD" w:rsidR="4F068929" w:rsidRDefault="1C70950F" w:rsidP="39AC3BEA">
      <w:pPr>
        <w:pStyle w:val="ListParagraph"/>
        <w:numPr>
          <w:ilvl w:val="0"/>
          <w:numId w:val="3"/>
        </w:numPr>
        <w:spacing w:after="0" w:line="276" w:lineRule="auto"/>
        <w:contextualSpacing w:val="0"/>
        <w:jc w:val="both"/>
        <w:rPr>
          <w:rFonts w:ascii="Arial" w:eastAsia="Arial" w:hAnsi="Arial" w:cs="Arial"/>
          <w:noProof w:val="0"/>
          <w:sz w:val="22"/>
          <w:szCs w:val="22"/>
        </w:rPr>
      </w:pPr>
      <w:r w:rsidRPr="4EC72FC1">
        <w:rPr>
          <w:rFonts w:ascii="Arial" w:eastAsia="Arial" w:hAnsi="Arial" w:cs="Arial"/>
          <w:noProof w:val="0"/>
          <w:sz w:val="22"/>
          <w:szCs w:val="22"/>
        </w:rPr>
        <w:t>Недостатнє використання наявних послуг та залежність від неформальних мереж: Незважаючи на наявність послуг, 63% ветеранів ніколи не зверталися за психологічною підтримкою, і більшість продовжує покладатися на неформальні мережі підтримки, зокрема на однолітків та членів сім’ї, а не на інституційні організації-надавачі послуг.</w:t>
      </w:r>
    </w:p>
    <w:p w14:paraId="7503A74B" w14:textId="308F17FF" w:rsidR="404588DE" w:rsidRPr="0043463E" w:rsidRDefault="1C70950F" w:rsidP="39AC3BEA">
      <w:pPr>
        <w:pStyle w:val="ListParagraph"/>
        <w:numPr>
          <w:ilvl w:val="0"/>
          <w:numId w:val="3"/>
        </w:numPr>
        <w:spacing w:after="0" w:line="276" w:lineRule="auto"/>
        <w:contextualSpacing w:val="0"/>
        <w:jc w:val="both"/>
        <w:rPr>
          <w:rFonts w:ascii="Arial" w:eastAsia="Arial" w:hAnsi="Arial" w:cs="Arial"/>
          <w:noProof w:val="0"/>
          <w:sz w:val="22"/>
          <w:szCs w:val="22"/>
        </w:rPr>
      </w:pPr>
      <w:r w:rsidRPr="4EC72FC1">
        <w:rPr>
          <w:rFonts w:ascii="Arial" w:eastAsia="Arial" w:hAnsi="Arial" w:cs="Arial"/>
          <w:noProof w:val="0"/>
          <w:sz w:val="22"/>
          <w:szCs w:val="22"/>
        </w:rPr>
        <w:t xml:space="preserve">Обмеження щодо потенціалу та стійкості ОГС: Хоча сектор демонструє високу адаптивність, його фінансовий та інституційний потенціал залишається нерівномірним. </w:t>
      </w:r>
      <w:r w:rsidRPr="4EC72FC1">
        <w:rPr>
          <w:rFonts w:ascii="Arial" w:eastAsia="Arial" w:hAnsi="Arial" w:cs="Arial"/>
          <w:noProof w:val="0"/>
          <w:sz w:val="22"/>
          <w:szCs w:val="22"/>
        </w:rPr>
        <w:lastRenderedPageBreak/>
        <w:t xml:space="preserve">Приблизно 34% організацій працюють з річним бюджетом менше 100 000 грн, а майже 45% не можуть чітко повідомити про свій фінансовий потенціал. </w:t>
      </w:r>
    </w:p>
    <w:p w14:paraId="6C9CBAEA" w14:textId="485741D2" w:rsidR="54BAD578" w:rsidRDefault="6532A25C" w:rsidP="39AC3BEA">
      <w:pPr>
        <w:spacing w:before="240" w:after="240"/>
        <w:jc w:val="both"/>
        <w:rPr>
          <w:rFonts w:ascii="Arial" w:eastAsia="Arial" w:hAnsi="Arial" w:cs="Arial"/>
          <w:b/>
          <w:bCs/>
          <w:noProof w:val="0"/>
          <w:sz w:val="22"/>
          <w:szCs w:val="22"/>
        </w:rPr>
      </w:pPr>
      <w:r w:rsidRPr="4EC72FC1">
        <w:rPr>
          <w:rFonts w:ascii="Arial" w:eastAsia="Arial" w:hAnsi="Arial" w:cs="Arial"/>
          <w:b/>
          <w:bCs/>
          <w:noProof w:val="0"/>
          <w:sz w:val="22"/>
          <w:szCs w:val="22"/>
        </w:rPr>
        <w:t>Б. Цілі програми:</w:t>
      </w:r>
    </w:p>
    <w:p w14:paraId="49496284" w14:textId="2D43D675" w:rsidR="54BAD578" w:rsidRDefault="6532A25C" w:rsidP="39AC3BEA">
      <w:pPr>
        <w:spacing w:before="240" w:after="240"/>
        <w:jc w:val="both"/>
        <w:rPr>
          <w:rFonts w:ascii="Arial" w:eastAsia="Arial" w:hAnsi="Arial" w:cs="Arial"/>
          <w:noProof w:val="0"/>
          <w:sz w:val="22"/>
          <w:szCs w:val="22"/>
        </w:rPr>
      </w:pPr>
      <w:r w:rsidRPr="4EC72FC1">
        <w:rPr>
          <w:rFonts w:ascii="Arial" w:eastAsia="Arial" w:hAnsi="Arial" w:cs="Arial"/>
          <w:noProof w:val="0"/>
          <w:sz w:val="22"/>
          <w:szCs w:val="22"/>
        </w:rPr>
        <w:t xml:space="preserve">IREX </w:t>
      </w:r>
      <w:r w:rsidR="2EF802D3" w:rsidRPr="4EC72FC1">
        <w:rPr>
          <w:rFonts w:ascii="Arial" w:eastAsia="Arial" w:hAnsi="Arial" w:cs="Arial"/>
          <w:noProof w:val="0"/>
          <w:sz w:val="22"/>
          <w:szCs w:val="22"/>
        </w:rPr>
        <w:t>розробив</w:t>
      </w:r>
      <w:r w:rsidRPr="4EC72FC1">
        <w:rPr>
          <w:rFonts w:ascii="Arial" w:eastAsia="Arial" w:hAnsi="Arial" w:cs="Arial"/>
          <w:noProof w:val="0"/>
          <w:sz w:val="22"/>
          <w:szCs w:val="22"/>
        </w:rPr>
        <w:t xml:space="preserve"> програму Реабілітаці</w:t>
      </w:r>
      <w:r w:rsidR="3515AEBF" w:rsidRPr="4EC72FC1">
        <w:rPr>
          <w:rFonts w:ascii="Arial" w:eastAsia="Arial" w:hAnsi="Arial" w:cs="Arial"/>
          <w:noProof w:val="0"/>
          <w:sz w:val="22"/>
          <w:szCs w:val="22"/>
        </w:rPr>
        <w:t>ї</w:t>
      </w:r>
      <w:r w:rsidRPr="4EC72FC1">
        <w:rPr>
          <w:rFonts w:ascii="Arial" w:eastAsia="Arial" w:hAnsi="Arial" w:cs="Arial"/>
          <w:noProof w:val="0"/>
          <w:sz w:val="22"/>
          <w:szCs w:val="22"/>
        </w:rPr>
        <w:t xml:space="preserve"> та реінтеграці</w:t>
      </w:r>
      <w:r w:rsidR="3515AEBF" w:rsidRPr="4EC72FC1">
        <w:rPr>
          <w:rFonts w:ascii="Arial" w:eastAsia="Arial" w:hAnsi="Arial" w:cs="Arial"/>
          <w:noProof w:val="0"/>
          <w:sz w:val="22"/>
          <w:szCs w:val="22"/>
        </w:rPr>
        <w:t>ї</w:t>
      </w:r>
      <w:r w:rsidRPr="4EC72FC1">
        <w:rPr>
          <w:rFonts w:ascii="Arial" w:eastAsia="Arial" w:hAnsi="Arial" w:cs="Arial"/>
          <w:noProof w:val="0"/>
          <w:sz w:val="22"/>
          <w:szCs w:val="22"/>
        </w:rPr>
        <w:t xml:space="preserve"> ветеранів України (UVRR), оскільки ми бачимо майбутнє, в якому всі ветерани України матимуть системи підтримки, необхідні для повної реалізації свого потенціалу та внеску у відновлення країни. UVRR розбудовує інституційну спроможність системи обслуговування ветеранів України, щоб надавати підтримку мільйонам ветеранів у найближчі роки. IREX співпрацює із зацікавленими сторонами, підтримує місцевих учасників та надає пряму допомогу для досягнення таких цілей UVRR: </w:t>
      </w:r>
    </w:p>
    <w:p w14:paraId="04D03340" w14:textId="0264F5B7" w:rsidR="54BAD578" w:rsidRDefault="6532A25C" w:rsidP="39AC3BEA">
      <w:pPr>
        <w:pStyle w:val="ListParagraph"/>
        <w:numPr>
          <w:ilvl w:val="0"/>
          <w:numId w:val="7"/>
        </w:numPr>
        <w:spacing w:before="240" w:after="240"/>
        <w:jc w:val="both"/>
        <w:rPr>
          <w:rFonts w:ascii="Arial" w:eastAsia="Arial" w:hAnsi="Arial" w:cs="Arial"/>
          <w:noProof w:val="0"/>
          <w:sz w:val="22"/>
          <w:szCs w:val="22"/>
        </w:rPr>
      </w:pPr>
      <w:r w:rsidRPr="4EC72FC1">
        <w:rPr>
          <w:rFonts w:ascii="Arial" w:eastAsia="Arial" w:hAnsi="Arial" w:cs="Arial"/>
          <w:noProof w:val="0"/>
          <w:sz w:val="22"/>
          <w:szCs w:val="22"/>
        </w:rPr>
        <w:t xml:space="preserve">Розбудувати інституційну спроможність системи обслуговування ветеранів України та посилити взаємодію з неурядовими партнерами. </w:t>
      </w:r>
    </w:p>
    <w:p w14:paraId="31B3C052" w14:textId="0A68C0DD" w:rsidR="54BAD578" w:rsidRDefault="6532A25C" w:rsidP="39AC3BEA">
      <w:pPr>
        <w:pStyle w:val="ListParagraph"/>
        <w:numPr>
          <w:ilvl w:val="0"/>
          <w:numId w:val="7"/>
        </w:numPr>
        <w:spacing w:before="240" w:after="240"/>
        <w:jc w:val="both"/>
        <w:rPr>
          <w:rFonts w:ascii="Arial" w:eastAsia="Arial" w:hAnsi="Arial" w:cs="Arial"/>
          <w:noProof w:val="0"/>
          <w:sz w:val="22"/>
          <w:szCs w:val="22"/>
        </w:rPr>
      </w:pPr>
      <w:r w:rsidRPr="4EC72FC1">
        <w:rPr>
          <w:rFonts w:ascii="Arial" w:eastAsia="Arial" w:hAnsi="Arial" w:cs="Arial"/>
          <w:noProof w:val="0"/>
          <w:sz w:val="22"/>
          <w:szCs w:val="22"/>
        </w:rPr>
        <w:t xml:space="preserve">Збільшити потенціал постачальників послуг у сфері психічного здоров’я та розширити доступ ветеранів до психосоціальних та психіатричних послуг в Україні, зосередивши увагу на групах ветеранів, що перебувають у найбільшій зоні ризику. </w:t>
      </w:r>
    </w:p>
    <w:p w14:paraId="6B0285EF" w14:textId="6698E8EC" w:rsidR="7F07D2FD" w:rsidRDefault="6532A25C" w:rsidP="39AC3BEA">
      <w:pPr>
        <w:pStyle w:val="ListParagraph"/>
        <w:numPr>
          <w:ilvl w:val="0"/>
          <w:numId w:val="7"/>
        </w:numPr>
        <w:spacing w:before="240" w:after="240"/>
        <w:jc w:val="both"/>
        <w:rPr>
          <w:rFonts w:ascii="Arial" w:eastAsia="Arial" w:hAnsi="Arial" w:cs="Arial"/>
          <w:noProof w:val="0"/>
          <w:sz w:val="22"/>
          <w:szCs w:val="22"/>
        </w:rPr>
      </w:pPr>
      <w:r w:rsidRPr="4EC72FC1">
        <w:rPr>
          <w:rFonts w:ascii="Arial" w:eastAsia="Arial" w:hAnsi="Arial" w:cs="Arial"/>
          <w:noProof w:val="0"/>
          <w:sz w:val="22"/>
          <w:szCs w:val="22"/>
        </w:rPr>
        <w:t>Розширити можливості працевлаштування та професійного навчання ветеранів, зосередивши увагу на найбільш вразливих групах ветеранів</w:t>
      </w:r>
    </w:p>
    <w:p w14:paraId="4E83217A" w14:textId="77777777" w:rsidR="0043463E" w:rsidRDefault="2C2D48CB" w:rsidP="39AC3BEA">
      <w:pPr>
        <w:rPr>
          <w:rFonts w:ascii="Arial" w:eastAsia="Arial" w:hAnsi="Arial" w:cs="Arial"/>
          <w:noProof w:val="0"/>
          <w:sz w:val="22"/>
          <w:szCs w:val="22"/>
        </w:rPr>
      </w:pPr>
      <w:r w:rsidRPr="4EC72FC1">
        <w:rPr>
          <w:rFonts w:ascii="Arial" w:eastAsia="Arial" w:hAnsi="Arial" w:cs="Arial"/>
          <w:b/>
          <w:bCs/>
          <w:noProof w:val="0"/>
          <w:sz w:val="22"/>
          <w:szCs w:val="22"/>
        </w:rPr>
        <w:t>C. Мета RFA:</w:t>
      </w:r>
      <w:r w:rsidRPr="4EC72FC1">
        <w:rPr>
          <w:rFonts w:ascii="Arial" w:eastAsia="Arial" w:hAnsi="Arial" w:cs="Arial"/>
          <w:noProof w:val="0"/>
          <w:sz w:val="22"/>
          <w:szCs w:val="22"/>
        </w:rPr>
        <w:t xml:space="preserve"> </w:t>
      </w:r>
    </w:p>
    <w:p w14:paraId="55EB53E3" w14:textId="0DC7D407" w:rsidR="3253C858" w:rsidRDefault="6BDF8003" w:rsidP="39AC3BEA">
      <w:pPr>
        <w:jc w:val="both"/>
        <w:rPr>
          <w:rFonts w:ascii="Arial" w:eastAsia="Arial" w:hAnsi="Arial" w:cs="Arial"/>
          <w:noProof w:val="0"/>
          <w:sz w:val="22"/>
          <w:szCs w:val="22"/>
        </w:rPr>
      </w:pPr>
      <w:r w:rsidRPr="4EC72FC1">
        <w:rPr>
          <w:rFonts w:ascii="Arial" w:eastAsia="Arial" w:hAnsi="Arial" w:cs="Arial"/>
          <w:noProof w:val="0"/>
          <w:sz w:val="22"/>
          <w:szCs w:val="22"/>
        </w:rPr>
        <w:t>Метою цього Запиту на подання заявок (RFA) є підтримка</w:t>
      </w:r>
      <w:r w:rsidR="2C2D48CB" w:rsidRPr="4EC72FC1">
        <w:rPr>
          <w:rFonts w:ascii="Arial" w:eastAsia="Arial" w:hAnsi="Arial" w:cs="Arial"/>
          <w:noProof w:val="0"/>
          <w:sz w:val="22"/>
          <w:szCs w:val="22"/>
        </w:rPr>
        <w:t xml:space="preserve"> створення та/або зміцнення регіональних механізмів координації у секторі підтримки ветеранів, включаючи ради ветеранів та інші платформи координації за участю багатьох зацікавлених сторін. Ці механізми повинні сприяти структурованій взаємодії між організаціями, що надають послуги ветеранам, місцевими органами влади, постачальниками послуг, бізнесом та іншими відповідними зацікавленими сторонами з метою покращення координації, обміну інформацією та доступу до можливостей і послуг для ветеранів та членів їхніх сімей, включаючи вразливі та недостатньо забезпечені групи.</w:t>
      </w:r>
    </w:p>
    <w:p w14:paraId="1ED940D8" w14:textId="2DB81985" w:rsidR="3253C858" w:rsidRDefault="1C14B785" w:rsidP="39AC3BEA">
      <w:pPr>
        <w:spacing w:before="240" w:after="240"/>
        <w:jc w:val="both"/>
        <w:rPr>
          <w:rFonts w:ascii="Arial" w:eastAsia="Arial" w:hAnsi="Arial" w:cs="Arial"/>
          <w:noProof w:val="0"/>
          <w:sz w:val="22"/>
          <w:szCs w:val="22"/>
        </w:rPr>
      </w:pPr>
      <w:r w:rsidRPr="4EC72FC1">
        <w:rPr>
          <w:rFonts w:ascii="Arial" w:eastAsia="Arial" w:hAnsi="Arial" w:cs="Arial"/>
          <w:noProof w:val="0"/>
          <w:sz w:val="22"/>
          <w:szCs w:val="22"/>
        </w:rPr>
        <w:t>Пропоновані заходи можуть включати, але не обмежуються, сприяння проведенню координаційних зустрічей, створення або розвиток рад ветеранів, процеси залучення зацікавлених сторін, розбудову потенціалу представників зацікавлених сторін-учасників, а також розробку координаційних інструментів та практик, що підтримують спільне планування, співпрацю, звітування про результати та міжсекторальні цикли зворотного зв’язку (обмін інформацією між ОГС, місцевими та регіональними органами влади та приватним сектором). Акцент слід робити на розширенні зв’язків між зацікавленими сторонами, забезпеченні кращої інтеграції організацій, що надають послуги ветеранам, у місцеві екосистеми та процеси прийняття рішень, зокрема на посиленні їхньої здатності залучати місцеве фінансування та ресурси та отримувати доступ до них.</w:t>
      </w:r>
    </w:p>
    <w:p w14:paraId="0A007B25" w14:textId="58590D3C" w:rsidR="58217549" w:rsidRDefault="62482195" w:rsidP="39AC3BEA">
      <w:pPr>
        <w:spacing w:before="240" w:after="240"/>
        <w:jc w:val="both"/>
        <w:rPr>
          <w:rFonts w:ascii="Arial" w:eastAsia="Arial" w:hAnsi="Arial" w:cs="Arial"/>
          <w:noProof w:val="0"/>
          <w:sz w:val="22"/>
          <w:szCs w:val="22"/>
        </w:rPr>
      </w:pPr>
      <w:r w:rsidRPr="4EC72FC1">
        <w:rPr>
          <w:rFonts w:ascii="Arial" w:eastAsia="Arial" w:hAnsi="Arial" w:cs="Arial"/>
          <w:noProof w:val="0"/>
          <w:sz w:val="22"/>
          <w:szCs w:val="22"/>
        </w:rPr>
        <w:t>Заявники повинні продемонструвати чіткі зобов’язання від відповідних зацікавлених сторін, в яких викладено, як механізми координації будуть підтримуватися, інституціоналізовані або інтегровані в існуючі системи після закінчення підтримки в рамках цього конкурсу заявок.</w:t>
      </w:r>
    </w:p>
    <w:p w14:paraId="41ABFE8C" w14:textId="6924C46A" w:rsidR="58217549" w:rsidRDefault="62482195" w:rsidP="39AC3BEA">
      <w:pPr>
        <w:spacing w:before="240" w:after="240"/>
        <w:jc w:val="both"/>
        <w:rPr>
          <w:rFonts w:ascii="Arial" w:eastAsia="Arial" w:hAnsi="Arial" w:cs="Arial"/>
          <w:noProof w:val="0"/>
          <w:sz w:val="22"/>
          <w:szCs w:val="22"/>
        </w:rPr>
      </w:pPr>
      <w:r w:rsidRPr="6CCE3651">
        <w:rPr>
          <w:rFonts w:ascii="Arial" w:eastAsia="Arial" w:hAnsi="Arial" w:cs="Arial"/>
          <w:noProof w:val="0"/>
          <w:sz w:val="22"/>
          <w:szCs w:val="22"/>
        </w:rPr>
        <w:lastRenderedPageBreak/>
        <w:t>Заявники повинні надати листи підтримки від відповідних місцевих органів влади, включаючи обласні адміністрації та/або органи місцевого самоврядування (громади, райони), що підтверджують їхню готовність брати участь та підтримувати створення та/або функціонування механізмів координації. З огляду на те, що такі механізми часто вимагають офіційних рішень або схвалення органами влади, ці зобов’язання вважаються необхідними для успішної реалізації.</w:t>
      </w:r>
    </w:p>
    <w:p w14:paraId="3844D9ED" w14:textId="5FE26CC1" w:rsidR="58217549" w:rsidRDefault="62482195" w:rsidP="39AC3BEA">
      <w:pPr>
        <w:spacing w:before="240" w:after="240"/>
        <w:jc w:val="both"/>
        <w:rPr>
          <w:rFonts w:ascii="Arial" w:eastAsia="Arial" w:hAnsi="Arial" w:cs="Arial"/>
          <w:noProof w:val="0"/>
          <w:sz w:val="22"/>
          <w:szCs w:val="22"/>
        </w:rPr>
      </w:pPr>
      <w:r w:rsidRPr="4EC72FC1">
        <w:rPr>
          <w:rFonts w:ascii="Arial" w:eastAsia="Arial" w:hAnsi="Arial" w:cs="Arial"/>
          <w:noProof w:val="0"/>
          <w:sz w:val="22"/>
          <w:szCs w:val="22"/>
        </w:rPr>
        <w:t>Щодо інших зацікавлених сторін (наприклад, постачальників послуг, підприємств, суб’єктів громадянського суспільства), заявники повинні чітко описати характер їхньої взаємодії та те, як їхня участь сприятиме досягненню очікуваних результатів.</w:t>
      </w:r>
    </w:p>
    <w:p w14:paraId="3831A9EB" w14:textId="0917E6AE" w:rsidR="7A0424A7" w:rsidRDefault="2C2D48CB" w:rsidP="39AC3BEA">
      <w:pPr>
        <w:spacing w:before="240" w:after="240"/>
        <w:jc w:val="both"/>
        <w:rPr>
          <w:rFonts w:ascii="Arial" w:eastAsia="Arial" w:hAnsi="Arial" w:cs="Arial"/>
          <w:noProof w:val="0"/>
          <w:sz w:val="22"/>
          <w:szCs w:val="22"/>
        </w:rPr>
      </w:pPr>
      <w:r w:rsidRPr="4EC72FC1">
        <w:rPr>
          <w:rFonts w:ascii="Arial" w:eastAsia="Arial" w:hAnsi="Arial" w:cs="Arial"/>
          <w:noProof w:val="0"/>
          <w:sz w:val="22"/>
          <w:szCs w:val="22"/>
        </w:rPr>
        <w:t>Обраний заявник отримає цільову підтримку інституційної спроможності, спрямовану на те, щоб надати організації (організаціям) можливість зміцнити управлінський та операційний потенціал, формалізувати партнерства та забезпечити сталість координаційних функцій після закінчення терміну дії субгранту.</w:t>
      </w:r>
    </w:p>
    <w:p w14:paraId="09238494" w14:textId="0C8C6B3E" w:rsidR="58217549" w:rsidRDefault="458037FC" w:rsidP="39AC3BEA">
      <w:pPr>
        <w:spacing w:before="240" w:after="240"/>
        <w:jc w:val="both"/>
        <w:rPr>
          <w:rFonts w:ascii="Arial" w:eastAsia="Arial" w:hAnsi="Arial" w:cs="Arial"/>
          <w:noProof w:val="0"/>
          <w:sz w:val="22"/>
          <w:szCs w:val="22"/>
        </w:rPr>
      </w:pPr>
      <w:r w:rsidRPr="4EC72FC1">
        <w:rPr>
          <w:rFonts w:ascii="Arial" w:eastAsia="Arial" w:hAnsi="Arial" w:cs="Arial"/>
          <w:b/>
          <w:bCs/>
          <w:noProof w:val="0"/>
          <w:sz w:val="22"/>
          <w:szCs w:val="22"/>
        </w:rPr>
        <w:t>Географічний охоплення</w:t>
      </w:r>
      <w:r w:rsidRPr="4EC72FC1">
        <w:rPr>
          <w:rFonts w:ascii="Arial" w:eastAsia="Arial" w:hAnsi="Arial" w:cs="Arial"/>
          <w:noProof w:val="0"/>
          <w:sz w:val="22"/>
          <w:szCs w:val="22"/>
        </w:rPr>
        <w:t>: Вся Україна (крім територій, що не перебувають під контролем уряду), з особливою увагою до недостатньо забезпечених та важкодоступних громад та регіонів.</w:t>
      </w:r>
    </w:p>
    <w:p w14:paraId="7678E54B" w14:textId="0A77AA30" w:rsidR="58217549" w:rsidRDefault="024D39E3" w:rsidP="39AC3BEA">
      <w:pPr>
        <w:spacing w:before="240" w:after="240"/>
        <w:jc w:val="both"/>
        <w:rPr>
          <w:rFonts w:ascii="Arial" w:eastAsia="Arial" w:hAnsi="Arial" w:cs="Arial"/>
          <w:noProof w:val="0"/>
          <w:sz w:val="22"/>
          <w:szCs w:val="22"/>
        </w:rPr>
      </w:pPr>
      <w:r w:rsidRPr="4EC72FC1">
        <w:rPr>
          <w:rFonts w:ascii="Arial" w:eastAsia="Arial" w:hAnsi="Arial" w:cs="Arial"/>
          <w:noProof w:val="0"/>
          <w:sz w:val="22"/>
          <w:szCs w:val="22"/>
        </w:rPr>
        <w:t>Заявники можуть пропонувати реалізацію в одному або декількох регіонах (областях) України, враховуючи умови безпеки та доцільність заходів. Пропонован</w:t>
      </w:r>
      <w:r w:rsidR="20FFCF52" w:rsidRPr="4EC72FC1">
        <w:rPr>
          <w:rFonts w:ascii="Arial" w:eastAsia="Arial" w:hAnsi="Arial" w:cs="Arial"/>
          <w:noProof w:val="0"/>
          <w:sz w:val="22"/>
          <w:szCs w:val="22"/>
        </w:rPr>
        <w:t>е г</w:t>
      </w:r>
      <w:r w:rsidRPr="4EC72FC1">
        <w:rPr>
          <w:rFonts w:ascii="Arial" w:eastAsia="Arial" w:hAnsi="Arial" w:cs="Arial"/>
          <w:noProof w:val="0"/>
          <w:sz w:val="22"/>
          <w:szCs w:val="22"/>
        </w:rPr>
        <w:t>еографічн</w:t>
      </w:r>
      <w:r w:rsidR="07750FA6" w:rsidRPr="4EC72FC1">
        <w:rPr>
          <w:rFonts w:ascii="Arial" w:eastAsia="Arial" w:hAnsi="Arial" w:cs="Arial"/>
          <w:noProof w:val="0"/>
          <w:sz w:val="22"/>
          <w:szCs w:val="22"/>
        </w:rPr>
        <w:t>е</w:t>
      </w:r>
      <w:r w:rsidRPr="4EC72FC1">
        <w:rPr>
          <w:rFonts w:ascii="Arial" w:eastAsia="Arial" w:hAnsi="Arial" w:cs="Arial"/>
          <w:noProof w:val="0"/>
          <w:sz w:val="22"/>
          <w:szCs w:val="22"/>
        </w:rPr>
        <w:t xml:space="preserve"> охоплення має бути чітко обґрунтовано, включаючи вибір областей на основі доведених потреб, потенційного впливу та актуальності для зміцнення регіональних механізмів координації. </w:t>
      </w:r>
    </w:p>
    <w:p w14:paraId="05D3C484" w14:textId="4FD1F4B1" w:rsidR="58217549" w:rsidRDefault="42256AF9" w:rsidP="39AC3BEA">
      <w:pPr>
        <w:spacing w:before="240" w:after="240"/>
        <w:jc w:val="both"/>
        <w:rPr>
          <w:rFonts w:ascii="Arial" w:eastAsia="Arial" w:hAnsi="Arial" w:cs="Arial"/>
          <w:noProof w:val="0"/>
          <w:sz w:val="22"/>
          <w:szCs w:val="22"/>
        </w:rPr>
      </w:pPr>
      <w:r w:rsidRPr="4EC72FC1">
        <w:rPr>
          <w:rFonts w:ascii="Arial" w:eastAsia="Arial" w:hAnsi="Arial" w:cs="Arial"/>
          <w:noProof w:val="0"/>
          <w:sz w:val="22"/>
          <w:szCs w:val="22"/>
        </w:rPr>
        <w:t>Запропоновані підходи повинні надавати пріоритет створенню та/або зміцненню механізмів координації на обласному рівні, з чіткою структурою залучення та включення громад до координаційних процесів, включаючи визначені механізми комунікації, участі та інформаційного обміну між обласним та громадським рівнями.</w:t>
      </w:r>
    </w:p>
    <w:p w14:paraId="64902F25" w14:textId="4D719B7D" w:rsidR="58217549" w:rsidRDefault="458037FC" w:rsidP="39AC3BEA">
      <w:pPr>
        <w:spacing w:before="240" w:after="240"/>
        <w:jc w:val="both"/>
        <w:rPr>
          <w:rFonts w:ascii="Arial" w:eastAsia="Arial" w:hAnsi="Arial" w:cs="Arial"/>
          <w:noProof w:val="0"/>
          <w:sz w:val="22"/>
          <w:szCs w:val="22"/>
        </w:rPr>
      </w:pPr>
      <w:r w:rsidRPr="62810185">
        <w:rPr>
          <w:rFonts w:ascii="Arial" w:eastAsia="Arial" w:hAnsi="Arial" w:cs="Arial"/>
          <w:noProof w:val="0"/>
          <w:sz w:val="22"/>
          <w:szCs w:val="22"/>
        </w:rPr>
        <w:t>Від</w:t>
      </w:r>
      <w:r w:rsidRPr="00873C48">
        <w:rPr>
          <w:rFonts w:ascii="Arial" w:eastAsia="Arial" w:hAnsi="Arial" w:cs="Arial"/>
          <w:noProof w:val="0"/>
          <w:sz w:val="22"/>
          <w:szCs w:val="22"/>
          <w:lang w:val="ru-RU"/>
        </w:rPr>
        <w:t xml:space="preserve"> </w:t>
      </w:r>
      <w:r w:rsidRPr="62810185">
        <w:rPr>
          <w:rFonts w:ascii="Arial" w:eastAsia="Arial" w:hAnsi="Arial" w:cs="Arial"/>
          <w:noProof w:val="0"/>
          <w:sz w:val="22"/>
          <w:szCs w:val="22"/>
        </w:rPr>
        <w:t>заявників</w:t>
      </w:r>
      <w:r w:rsidRPr="00873C48">
        <w:rPr>
          <w:rFonts w:ascii="Arial" w:eastAsia="Arial" w:hAnsi="Arial" w:cs="Arial"/>
          <w:noProof w:val="0"/>
          <w:sz w:val="22"/>
          <w:szCs w:val="22"/>
          <w:lang w:val="ru-RU"/>
        </w:rPr>
        <w:t xml:space="preserve"> </w:t>
      </w:r>
      <w:r w:rsidRPr="62810185">
        <w:rPr>
          <w:rFonts w:ascii="Arial" w:eastAsia="Arial" w:hAnsi="Arial" w:cs="Arial"/>
          <w:noProof w:val="0"/>
          <w:sz w:val="22"/>
          <w:szCs w:val="22"/>
        </w:rPr>
        <w:t>очікується</w:t>
      </w:r>
      <w:r w:rsidRPr="00873C48">
        <w:rPr>
          <w:rFonts w:ascii="Arial" w:eastAsia="Arial" w:hAnsi="Arial" w:cs="Arial"/>
          <w:noProof w:val="0"/>
          <w:sz w:val="22"/>
          <w:szCs w:val="22"/>
          <w:lang w:val="ru-RU"/>
        </w:rPr>
        <w:t xml:space="preserve"> </w:t>
      </w:r>
      <w:r w:rsidR="76026EC3" w:rsidRPr="62810185">
        <w:rPr>
          <w:rFonts w:ascii="Arial" w:eastAsia="Arial" w:hAnsi="Arial" w:cs="Arial"/>
          <w:noProof w:val="0"/>
          <w:sz w:val="22"/>
          <w:szCs w:val="22"/>
        </w:rPr>
        <w:t>відповідність</w:t>
      </w:r>
      <w:r w:rsidR="76026EC3" w:rsidRPr="00873C48">
        <w:rPr>
          <w:rFonts w:ascii="Arial" w:eastAsia="Arial" w:hAnsi="Arial" w:cs="Arial"/>
          <w:noProof w:val="0"/>
          <w:sz w:val="22"/>
          <w:szCs w:val="22"/>
          <w:lang w:val="ru-RU"/>
        </w:rPr>
        <w:t xml:space="preserve"> </w:t>
      </w:r>
      <w:r w:rsidR="76026EC3" w:rsidRPr="62810185">
        <w:rPr>
          <w:rFonts w:ascii="Arial" w:eastAsia="Arial" w:hAnsi="Arial" w:cs="Arial"/>
          <w:noProof w:val="0"/>
          <w:sz w:val="22"/>
          <w:szCs w:val="22"/>
        </w:rPr>
        <w:t>охопленн</w:t>
      </w:r>
      <w:r w:rsidR="12B4727E" w:rsidRPr="62810185">
        <w:rPr>
          <w:rFonts w:ascii="Arial" w:eastAsia="Arial" w:hAnsi="Arial" w:cs="Arial"/>
          <w:noProof w:val="0"/>
          <w:sz w:val="22"/>
          <w:szCs w:val="22"/>
        </w:rPr>
        <w:t>я</w:t>
      </w:r>
      <w:r w:rsidR="76026EC3" w:rsidRPr="62810185">
        <w:rPr>
          <w:rFonts w:ascii="Arial" w:eastAsia="Arial" w:hAnsi="Arial" w:cs="Arial"/>
          <w:noProof w:val="0"/>
          <w:sz w:val="22"/>
          <w:szCs w:val="22"/>
        </w:rPr>
        <w:t xml:space="preserve"> до</w:t>
      </w:r>
      <w:r w:rsidRPr="00873C48">
        <w:rPr>
          <w:rFonts w:ascii="Arial" w:eastAsia="Arial" w:hAnsi="Arial" w:cs="Arial"/>
          <w:noProof w:val="0"/>
          <w:sz w:val="22"/>
          <w:szCs w:val="22"/>
          <w:lang w:val="ru-RU"/>
        </w:rPr>
        <w:t xml:space="preserve"> </w:t>
      </w:r>
      <w:r w:rsidRPr="62810185">
        <w:rPr>
          <w:rFonts w:ascii="Arial" w:eastAsia="Arial" w:hAnsi="Arial" w:cs="Arial"/>
          <w:noProof w:val="0"/>
          <w:sz w:val="22"/>
          <w:szCs w:val="22"/>
        </w:rPr>
        <w:t>їх опера</w:t>
      </w:r>
      <w:r w:rsidR="7E4F6A48" w:rsidRPr="62810185">
        <w:rPr>
          <w:rFonts w:ascii="Arial" w:eastAsia="Arial" w:hAnsi="Arial" w:cs="Arial"/>
          <w:noProof w:val="0"/>
          <w:sz w:val="22"/>
          <w:szCs w:val="22"/>
        </w:rPr>
        <w:t xml:space="preserve">ційних </w:t>
      </w:r>
      <w:r w:rsidRPr="62810185">
        <w:rPr>
          <w:rFonts w:ascii="Arial" w:eastAsia="Arial" w:hAnsi="Arial" w:cs="Arial"/>
          <w:noProof w:val="0"/>
          <w:sz w:val="22"/>
          <w:szCs w:val="22"/>
        </w:rPr>
        <w:t>можливост</w:t>
      </w:r>
      <w:r w:rsidR="1D8075AF" w:rsidRPr="62810185">
        <w:rPr>
          <w:rFonts w:ascii="Arial" w:eastAsia="Arial" w:hAnsi="Arial" w:cs="Arial"/>
          <w:noProof w:val="0"/>
          <w:sz w:val="22"/>
          <w:szCs w:val="22"/>
        </w:rPr>
        <w:t>ей</w:t>
      </w:r>
      <w:r w:rsidRPr="00873C48">
        <w:rPr>
          <w:rFonts w:ascii="Arial" w:eastAsia="Arial" w:hAnsi="Arial" w:cs="Arial"/>
          <w:noProof w:val="0"/>
          <w:sz w:val="22"/>
          <w:szCs w:val="22"/>
          <w:lang w:val="ru-RU"/>
        </w:rPr>
        <w:t>.</w:t>
      </w:r>
    </w:p>
    <w:p w14:paraId="48D99CC0" w14:textId="6A386B6C" w:rsidR="58217549" w:rsidRDefault="3E51FDED" w:rsidP="39AC3BEA">
      <w:pPr>
        <w:spacing w:before="240" w:after="240"/>
        <w:jc w:val="both"/>
        <w:rPr>
          <w:rFonts w:ascii="Arial" w:eastAsia="Arial" w:hAnsi="Arial" w:cs="Arial"/>
          <w:b/>
          <w:bCs/>
          <w:noProof w:val="0"/>
          <w:sz w:val="22"/>
          <w:szCs w:val="22"/>
        </w:rPr>
      </w:pPr>
      <w:r w:rsidRPr="4EC72FC1">
        <w:rPr>
          <w:rFonts w:ascii="Arial" w:eastAsia="Arial" w:hAnsi="Arial" w:cs="Arial"/>
          <w:b/>
          <w:bCs/>
          <w:noProof w:val="0"/>
          <w:sz w:val="22"/>
          <w:szCs w:val="22"/>
        </w:rPr>
        <w:t>Цільова аудиторія:</w:t>
      </w:r>
    </w:p>
    <w:p w14:paraId="69027B39" w14:textId="6F6D1674" w:rsidR="58217549" w:rsidRDefault="3E51FDED" w:rsidP="39AC3BEA">
      <w:pPr>
        <w:spacing w:before="240" w:after="240"/>
        <w:jc w:val="both"/>
        <w:rPr>
          <w:rFonts w:ascii="Arial" w:eastAsia="Arial" w:hAnsi="Arial" w:cs="Arial"/>
          <w:noProof w:val="0"/>
          <w:sz w:val="22"/>
          <w:szCs w:val="22"/>
        </w:rPr>
      </w:pPr>
      <w:r w:rsidRPr="4EC72FC1">
        <w:rPr>
          <w:rFonts w:ascii="Arial" w:eastAsia="Arial" w:hAnsi="Arial" w:cs="Arial"/>
          <w:b/>
          <w:bCs/>
          <w:noProof w:val="0"/>
          <w:sz w:val="22"/>
          <w:szCs w:val="22"/>
        </w:rPr>
        <w:t xml:space="preserve">Основною цільовою аудиторією </w:t>
      </w:r>
      <w:r w:rsidRPr="4EC72FC1">
        <w:rPr>
          <w:rFonts w:ascii="Arial" w:eastAsia="Arial" w:hAnsi="Arial" w:cs="Arial"/>
          <w:noProof w:val="0"/>
          <w:sz w:val="22"/>
          <w:szCs w:val="22"/>
        </w:rPr>
        <w:t xml:space="preserve"> цієї діяльності є </w:t>
      </w:r>
      <w:r w:rsidR="1C5F4BA2" w:rsidRPr="4EC72FC1">
        <w:rPr>
          <w:rFonts w:ascii="Arial" w:eastAsia="Arial" w:hAnsi="Arial" w:cs="Arial"/>
          <w:noProof w:val="0"/>
          <w:sz w:val="22"/>
          <w:szCs w:val="22"/>
        </w:rPr>
        <w:t xml:space="preserve">організації </w:t>
      </w:r>
      <w:r w:rsidRPr="4EC72FC1">
        <w:rPr>
          <w:rFonts w:ascii="Arial" w:eastAsia="Arial" w:hAnsi="Arial" w:cs="Arial"/>
          <w:noProof w:val="0"/>
          <w:sz w:val="22"/>
          <w:szCs w:val="22"/>
        </w:rPr>
        <w:t>громадянського суспільства, які працюють у сфері підтримки ветеранів, зокрема (але не виключно) ті, хто залучений на регіональному та громадському рівнях.</w:t>
      </w:r>
    </w:p>
    <w:p w14:paraId="11E79C87" w14:textId="2E1FAB9B" w:rsidR="58217549" w:rsidRDefault="3E51FDED" w:rsidP="39AC3BEA">
      <w:pPr>
        <w:spacing w:before="240" w:after="240"/>
        <w:jc w:val="both"/>
        <w:rPr>
          <w:rFonts w:ascii="Arial" w:eastAsia="Arial" w:hAnsi="Arial" w:cs="Arial"/>
          <w:noProof w:val="0"/>
          <w:sz w:val="22"/>
          <w:szCs w:val="22"/>
        </w:rPr>
      </w:pPr>
      <w:r w:rsidRPr="310C73C4">
        <w:rPr>
          <w:rFonts w:ascii="Arial" w:eastAsia="Arial" w:hAnsi="Arial" w:cs="Arial"/>
          <w:b/>
          <w:bCs/>
          <w:noProof w:val="0"/>
          <w:sz w:val="22"/>
          <w:szCs w:val="22"/>
        </w:rPr>
        <w:t>У заход</w:t>
      </w:r>
      <w:r w:rsidR="3921A3B8" w:rsidRPr="310C73C4">
        <w:rPr>
          <w:rFonts w:ascii="Arial" w:eastAsia="Arial" w:hAnsi="Arial" w:cs="Arial"/>
          <w:b/>
          <w:bCs/>
          <w:noProof w:val="0"/>
          <w:sz w:val="22"/>
          <w:szCs w:val="22"/>
        </w:rPr>
        <w:t xml:space="preserve">ах </w:t>
      </w:r>
      <w:r w:rsidRPr="310C73C4">
        <w:rPr>
          <w:rFonts w:ascii="Arial" w:eastAsia="Arial" w:hAnsi="Arial" w:cs="Arial"/>
          <w:b/>
          <w:bCs/>
          <w:noProof w:val="0"/>
          <w:sz w:val="22"/>
          <w:szCs w:val="22"/>
        </w:rPr>
        <w:t xml:space="preserve">також </w:t>
      </w:r>
      <w:r w:rsidR="45AEDBD3" w:rsidRPr="310C73C4">
        <w:rPr>
          <w:rFonts w:ascii="Arial" w:eastAsia="Arial" w:hAnsi="Arial" w:cs="Arial"/>
          <w:b/>
          <w:bCs/>
          <w:noProof w:val="0"/>
          <w:sz w:val="22"/>
          <w:szCs w:val="22"/>
        </w:rPr>
        <w:t>м</w:t>
      </w:r>
      <w:r w:rsidR="31281222" w:rsidRPr="310C73C4">
        <w:rPr>
          <w:rFonts w:ascii="Arial" w:eastAsia="Arial" w:hAnsi="Arial" w:cs="Arial"/>
          <w:b/>
          <w:bCs/>
          <w:noProof w:val="0"/>
          <w:sz w:val="22"/>
          <w:szCs w:val="22"/>
        </w:rPr>
        <w:t>ожу</w:t>
      </w:r>
      <w:r w:rsidR="45AEDBD3" w:rsidRPr="310C73C4">
        <w:rPr>
          <w:rFonts w:ascii="Arial" w:eastAsia="Arial" w:hAnsi="Arial" w:cs="Arial"/>
          <w:b/>
          <w:bCs/>
          <w:noProof w:val="0"/>
          <w:sz w:val="22"/>
          <w:szCs w:val="22"/>
        </w:rPr>
        <w:t>ть</w:t>
      </w:r>
      <w:r w:rsidRPr="310C73C4">
        <w:rPr>
          <w:rFonts w:ascii="Arial" w:eastAsia="Arial" w:hAnsi="Arial" w:cs="Arial"/>
          <w:b/>
          <w:bCs/>
          <w:noProof w:val="0"/>
          <w:sz w:val="22"/>
          <w:szCs w:val="22"/>
        </w:rPr>
        <w:t xml:space="preserve"> брати участь</w:t>
      </w:r>
      <w:r w:rsidRPr="310C73C4">
        <w:rPr>
          <w:rFonts w:ascii="Arial" w:eastAsia="Arial" w:hAnsi="Arial" w:cs="Arial"/>
          <w:noProof w:val="0"/>
          <w:sz w:val="22"/>
          <w:szCs w:val="22"/>
        </w:rPr>
        <w:t xml:space="preserve">: </w:t>
      </w:r>
    </w:p>
    <w:p w14:paraId="65B39E3F" w14:textId="1DA7E4C0" w:rsidR="58217549" w:rsidRDefault="2BCD5442" w:rsidP="39AC3BEA">
      <w:pPr>
        <w:pStyle w:val="ListParagraph"/>
        <w:numPr>
          <w:ilvl w:val="0"/>
          <w:numId w:val="11"/>
        </w:numPr>
        <w:spacing w:after="0"/>
        <w:jc w:val="both"/>
        <w:rPr>
          <w:rFonts w:ascii="Arial" w:eastAsia="Arial" w:hAnsi="Arial" w:cs="Arial"/>
          <w:noProof w:val="0"/>
          <w:sz w:val="22"/>
          <w:szCs w:val="22"/>
        </w:rPr>
      </w:pPr>
      <w:r w:rsidRPr="4EC72FC1">
        <w:rPr>
          <w:rFonts w:ascii="Arial" w:eastAsia="Arial" w:hAnsi="Arial" w:cs="Arial"/>
          <w:noProof w:val="0"/>
          <w:sz w:val="22"/>
          <w:szCs w:val="22"/>
        </w:rPr>
        <w:t xml:space="preserve">регіональні та місцеві органи влади, включаючи обласні адміністрації та органи місцевого самоврядування; </w:t>
      </w:r>
    </w:p>
    <w:p w14:paraId="1A448E0C" w14:textId="1AEC2822" w:rsidR="58217549" w:rsidRDefault="2D8B0737" w:rsidP="39AC3BEA">
      <w:pPr>
        <w:pStyle w:val="ListParagraph"/>
        <w:numPr>
          <w:ilvl w:val="0"/>
          <w:numId w:val="11"/>
        </w:numPr>
        <w:spacing w:after="0"/>
        <w:jc w:val="both"/>
        <w:rPr>
          <w:rFonts w:ascii="Arial" w:eastAsia="Arial" w:hAnsi="Arial" w:cs="Arial"/>
          <w:noProof w:val="0"/>
          <w:sz w:val="22"/>
          <w:szCs w:val="22"/>
        </w:rPr>
      </w:pPr>
      <w:r w:rsidRPr="001C45D2">
        <w:rPr>
          <w:rFonts w:ascii="Arial" w:eastAsia="Arial" w:hAnsi="Arial" w:cs="Arial"/>
          <w:noProof w:val="0"/>
          <w:sz w:val="22"/>
          <w:szCs w:val="22"/>
        </w:rPr>
        <w:t>п</w:t>
      </w:r>
      <w:r w:rsidR="77EDE47E" w:rsidRPr="001C45D2">
        <w:rPr>
          <w:rFonts w:ascii="Arial" w:eastAsia="Arial" w:hAnsi="Arial" w:cs="Arial"/>
          <w:noProof w:val="0"/>
          <w:sz w:val="22"/>
          <w:szCs w:val="22"/>
        </w:rPr>
        <w:t xml:space="preserve">редставники надавачів послуг, </w:t>
      </w:r>
      <w:r w:rsidR="3E51FDED" w:rsidRPr="001C45D2">
        <w:rPr>
          <w:rFonts w:ascii="Arial" w:eastAsia="Arial" w:hAnsi="Arial" w:cs="Arial"/>
          <w:noProof w:val="0"/>
          <w:sz w:val="22"/>
          <w:szCs w:val="22"/>
        </w:rPr>
        <w:t>зокрема</w:t>
      </w:r>
      <w:r w:rsidR="7DF33424" w:rsidRPr="001C45D2">
        <w:rPr>
          <w:rFonts w:ascii="Arial" w:eastAsia="Arial" w:hAnsi="Arial" w:cs="Arial"/>
          <w:noProof w:val="0"/>
          <w:sz w:val="22"/>
          <w:szCs w:val="22"/>
        </w:rPr>
        <w:t xml:space="preserve">, але не виключно: </w:t>
      </w:r>
      <w:r w:rsidR="3E51FDED" w:rsidRPr="001C45D2">
        <w:rPr>
          <w:rFonts w:ascii="Arial" w:eastAsia="Arial" w:hAnsi="Arial" w:cs="Arial"/>
          <w:noProof w:val="0"/>
          <w:sz w:val="22"/>
          <w:szCs w:val="22"/>
        </w:rPr>
        <w:t xml:space="preserve">соціальних служб, </w:t>
      </w:r>
      <w:r w:rsidR="48945253" w:rsidRPr="001C45D2">
        <w:rPr>
          <w:rFonts w:ascii="Arial" w:eastAsia="Arial" w:hAnsi="Arial" w:cs="Arial"/>
          <w:noProof w:val="0"/>
          <w:sz w:val="22"/>
          <w:szCs w:val="22"/>
        </w:rPr>
        <w:t>закладів охорони здоров’я</w:t>
      </w:r>
      <w:r w:rsidR="3E51FDED" w:rsidRPr="001C45D2">
        <w:rPr>
          <w:rFonts w:ascii="Arial" w:eastAsia="Arial" w:hAnsi="Arial" w:cs="Arial"/>
          <w:noProof w:val="0"/>
          <w:sz w:val="22"/>
          <w:szCs w:val="22"/>
        </w:rPr>
        <w:t xml:space="preserve">, служб зайнятості та інших державних установ, що надають підтримку ветеранам; </w:t>
      </w:r>
    </w:p>
    <w:p w14:paraId="3D28DD58" w14:textId="07F043BD" w:rsidR="58217549" w:rsidRDefault="2E91F105" w:rsidP="39AC3BEA">
      <w:pPr>
        <w:pStyle w:val="ListParagraph"/>
        <w:numPr>
          <w:ilvl w:val="0"/>
          <w:numId w:val="11"/>
        </w:numPr>
        <w:spacing w:after="0"/>
        <w:jc w:val="both"/>
        <w:rPr>
          <w:rFonts w:ascii="Arial" w:eastAsia="Arial" w:hAnsi="Arial" w:cs="Arial"/>
          <w:noProof w:val="0"/>
          <w:sz w:val="22"/>
          <w:szCs w:val="22"/>
        </w:rPr>
      </w:pPr>
      <w:r w:rsidRPr="001C45D2">
        <w:rPr>
          <w:rFonts w:ascii="Arial" w:eastAsia="Arial" w:hAnsi="Arial" w:cs="Arial"/>
          <w:noProof w:val="0"/>
          <w:sz w:val="22"/>
          <w:szCs w:val="22"/>
        </w:rPr>
        <w:t>п</w:t>
      </w:r>
      <w:r w:rsidR="41BF5A25" w:rsidRPr="001C45D2">
        <w:rPr>
          <w:rFonts w:ascii="Arial" w:eastAsia="Arial" w:hAnsi="Arial" w:cs="Arial"/>
          <w:noProof w:val="0"/>
          <w:sz w:val="22"/>
          <w:szCs w:val="22"/>
        </w:rPr>
        <w:t xml:space="preserve">редставники локального бізнесу </w:t>
      </w:r>
      <w:r w:rsidR="3E51FDED" w:rsidRPr="001C45D2">
        <w:rPr>
          <w:rFonts w:ascii="Arial" w:eastAsia="Arial" w:hAnsi="Arial" w:cs="Arial"/>
          <w:noProof w:val="0"/>
          <w:sz w:val="22"/>
          <w:szCs w:val="22"/>
        </w:rPr>
        <w:t>та</w:t>
      </w:r>
      <w:r w:rsidR="3ACE66C1" w:rsidRPr="001C45D2">
        <w:rPr>
          <w:rFonts w:ascii="Arial" w:eastAsia="Arial" w:hAnsi="Arial" w:cs="Arial"/>
          <w:noProof w:val="0"/>
          <w:sz w:val="22"/>
          <w:szCs w:val="22"/>
        </w:rPr>
        <w:t xml:space="preserve"> / чи</w:t>
      </w:r>
      <w:r w:rsidR="3E51FDED" w:rsidRPr="001C45D2">
        <w:rPr>
          <w:rFonts w:ascii="Arial" w:eastAsia="Arial" w:hAnsi="Arial" w:cs="Arial"/>
          <w:noProof w:val="0"/>
          <w:sz w:val="22"/>
          <w:szCs w:val="22"/>
        </w:rPr>
        <w:t xml:space="preserve"> бізнес-асоціаці</w:t>
      </w:r>
      <w:r w:rsidR="5829B87A" w:rsidRPr="001C45D2">
        <w:rPr>
          <w:rFonts w:ascii="Arial" w:eastAsia="Arial" w:hAnsi="Arial" w:cs="Arial"/>
          <w:noProof w:val="0"/>
          <w:sz w:val="22"/>
          <w:szCs w:val="22"/>
        </w:rPr>
        <w:t>й</w:t>
      </w:r>
      <w:r w:rsidR="3E51FDED" w:rsidRPr="001C45D2">
        <w:rPr>
          <w:rFonts w:ascii="Arial" w:eastAsia="Arial" w:hAnsi="Arial" w:cs="Arial"/>
          <w:noProof w:val="0"/>
          <w:sz w:val="22"/>
          <w:szCs w:val="22"/>
        </w:rPr>
        <w:t xml:space="preserve">; </w:t>
      </w:r>
    </w:p>
    <w:p w14:paraId="57B0CC24" w14:textId="3D45CA01" w:rsidR="58217549" w:rsidRDefault="3E51FDED" w:rsidP="39AC3BEA">
      <w:pPr>
        <w:pStyle w:val="ListParagraph"/>
        <w:numPr>
          <w:ilvl w:val="0"/>
          <w:numId w:val="11"/>
        </w:numPr>
        <w:spacing w:after="0"/>
        <w:jc w:val="both"/>
        <w:rPr>
          <w:rFonts w:ascii="Arial" w:eastAsia="Arial" w:hAnsi="Arial" w:cs="Arial"/>
          <w:noProof w:val="0"/>
          <w:sz w:val="22"/>
          <w:szCs w:val="22"/>
        </w:rPr>
      </w:pPr>
      <w:r w:rsidRPr="310C73C4">
        <w:rPr>
          <w:rFonts w:ascii="Arial" w:eastAsia="Arial" w:hAnsi="Arial" w:cs="Arial"/>
          <w:noProof w:val="0"/>
          <w:sz w:val="22"/>
          <w:szCs w:val="22"/>
        </w:rPr>
        <w:t>інш</w:t>
      </w:r>
      <w:r w:rsidR="11EF9A01" w:rsidRPr="310C73C4">
        <w:rPr>
          <w:rFonts w:ascii="Arial" w:eastAsia="Arial" w:hAnsi="Arial" w:cs="Arial"/>
          <w:noProof w:val="0"/>
          <w:sz w:val="22"/>
          <w:szCs w:val="22"/>
        </w:rPr>
        <w:t>і</w:t>
      </w:r>
      <w:r w:rsidRPr="310C73C4">
        <w:rPr>
          <w:rFonts w:ascii="Arial" w:eastAsia="Arial" w:hAnsi="Arial" w:cs="Arial"/>
          <w:noProof w:val="0"/>
          <w:sz w:val="22"/>
          <w:szCs w:val="22"/>
        </w:rPr>
        <w:t xml:space="preserve"> представник</w:t>
      </w:r>
      <w:r w:rsidR="7C56098A" w:rsidRPr="310C73C4">
        <w:rPr>
          <w:rFonts w:ascii="Arial" w:eastAsia="Arial" w:hAnsi="Arial" w:cs="Arial"/>
          <w:noProof w:val="0"/>
          <w:sz w:val="22"/>
          <w:szCs w:val="22"/>
        </w:rPr>
        <w:t>и організацій</w:t>
      </w:r>
      <w:r w:rsidRPr="310C73C4">
        <w:rPr>
          <w:rFonts w:ascii="Arial" w:eastAsia="Arial" w:hAnsi="Arial" w:cs="Arial"/>
          <w:noProof w:val="0"/>
          <w:sz w:val="22"/>
          <w:szCs w:val="22"/>
        </w:rPr>
        <w:t xml:space="preserve"> громадянського суспільства</w:t>
      </w:r>
    </w:p>
    <w:p w14:paraId="372F42E8" w14:textId="5149E7EF" w:rsidR="2D5920DC" w:rsidRDefault="7948F83B" w:rsidP="39AC3BEA">
      <w:pPr>
        <w:pStyle w:val="ListParagraph"/>
        <w:numPr>
          <w:ilvl w:val="0"/>
          <w:numId w:val="11"/>
        </w:numPr>
        <w:spacing w:after="0"/>
        <w:jc w:val="both"/>
        <w:rPr>
          <w:rFonts w:ascii="Arial" w:eastAsia="Arial" w:hAnsi="Arial" w:cs="Arial"/>
          <w:noProof w:val="0"/>
          <w:sz w:val="22"/>
          <w:szCs w:val="22"/>
        </w:rPr>
      </w:pPr>
      <w:r w:rsidRPr="059D9E20">
        <w:rPr>
          <w:rFonts w:ascii="Arial" w:eastAsia="Arial" w:hAnsi="Arial" w:cs="Arial"/>
          <w:noProof w:val="0"/>
          <w:sz w:val="22"/>
          <w:szCs w:val="22"/>
        </w:rPr>
        <w:lastRenderedPageBreak/>
        <w:t>ветеран</w:t>
      </w:r>
      <w:r w:rsidR="24D768AC" w:rsidRPr="059D9E20">
        <w:rPr>
          <w:rFonts w:ascii="Arial" w:eastAsia="Arial" w:hAnsi="Arial" w:cs="Arial"/>
          <w:noProof w:val="0"/>
          <w:sz w:val="22"/>
          <w:szCs w:val="22"/>
        </w:rPr>
        <w:t>и</w:t>
      </w:r>
      <w:r w:rsidRPr="059D9E20">
        <w:rPr>
          <w:rFonts w:ascii="Arial" w:eastAsia="Arial" w:hAnsi="Arial" w:cs="Arial"/>
          <w:noProof w:val="0"/>
          <w:sz w:val="22"/>
          <w:szCs w:val="22"/>
        </w:rPr>
        <w:t xml:space="preserve"> та член</w:t>
      </w:r>
      <w:r w:rsidR="5773F684" w:rsidRPr="059D9E20">
        <w:rPr>
          <w:rFonts w:ascii="Arial" w:eastAsia="Arial" w:hAnsi="Arial" w:cs="Arial"/>
          <w:noProof w:val="0"/>
          <w:sz w:val="22"/>
          <w:szCs w:val="22"/>
        </w:rPr>
        <w:t>и</w:t>
      </w:r>
      <w:r w:rsidRPr="059D9E20">
        <w:rPr>
          <w:rFonts w:ascii="Arial" w:eastAsia="Arial" w:hAnsi="Arial" w:cs="Arial"/>
          <w:noProof w:val="0"/>
          <w:sz w:val="22"/>
          <w:szCs w:val="22"/>
        </w:rPr>
        <w:t xml:space="preserve"> їхніх сімей, </w:t>
      </w:r>
      <w:r w:rsidR="6B369D19" w:rsidRPr="059D9E20">
        <w:rPr>
          <w:rFonts w:ascii="Arial" w:eastAsia="Arial" w:hAnsi="Arial" w:cs="Arial"/>
          <w:noProof w:val="0"/>
          <w:sz w:val="22"/>
          <w:szCs w:val="22"/>
        </w:rPr>
        <w:t>члени родин загиблих та зниклих безвісти</w:t>
      </w:r>
      <w:r w:rsidRPr="059D9E20">
        <w:rPr>
          <w:rFonts w:ascii="Arial" w:eastAsia="Arial" w:hAnsi="Arial" w:cs="Arial"/>
          <w:noProof w:val="0"/>
          <w:sz w:val="22"/>
          <w:szCs w:val="22"/>
        </w:rPr>
        <w:t>.</w:t>
      </w:r>
    </w:p>
    <w:p w14:paraId="58DEFA6F" w14:textId="5B115125" w:rsidR="58217549" w:rsidRDefault="58217549" w:rsidP="19527FCB">
      <w:pPr>
        <w:jc w:val="both"/>
        <w:rPr>
          <w:rFonts w:ascii="Arial" w:eastAsia="Arial" w:hAnsi="Arial" w:cs="Arial"/>
          <w:noProof w:val="0"/>
          <w:sz w:val="22"/>
          <w:szCs w:val="22"/>
        </w:rPr>
      </w:pPr>
    </w:p>
    <w:p w14:paraId="6ADB128C" w14:textId="27E6246B" w:rsidR="58217549" w:rsidRDefault="43D32C4E" w:rsidP="39AC3BEA">
      <w:pPr>
        <w:spacing w:before="240" w:after="240"/>
        <w:jc w:val="both"/>
        <w:rPr>
          <w:rFonts w:ascii="Arial" w:eastAsia="Arial" w:hAnsi="Arial" w:cs="Arial"/>
          <w:b/>
          <w:bCs/>
          <w:noProof w:val="0"/>
          <w:sz w:val="22"/>
          <w:szCs w:val="22"/>
        </w:rPr>
      </w:pPr>
      <w:r w:rsidRPr="111C98B0">
        <w:rPr>
          <w:rFonts w:ascii="Arial" w:eastAsia="Arial" w:hAnsi="Arial" w:cs="Arial"/>
          <w:b/>
          <w:bCs/>
          <w:noProof w:val="0"/>
          <w:sz w:val="22"/>
          <w:szCs w:val="22"/>
        </w:rPr>
        <w:t>Очікувані результати:</w:t>
      </w:r>
    </w:p>
    <w:p w14:paraId="119A3FDC" w14:textId="1C2AB3E4" w:rsidR="58217549" w:rsidRDefault="639F00E3" w:rsidP="39AC3BEA">
      <w:pPr>
        <w:pStyle w:val="ListParagraph"/>
        <w:numPr>
          <w:ilvl w:val="0"/>
          <w:numId w:val="26"/>
        </w:numPr>
        <w:spacing w:after="0"/>
        <w:jc w:val="both"/>
        <w:rPr>
          <w:rFonts w:ascii="Arial" w:eastAsia="Arial" w:hAnsi="Arial" w:cs="Arial"/>
          <w:noProof w:val="0"/>
          <w:sz w:val="22"/>
          <w:szCs w:val="22"/>
        </w:rPr>
      </w:pPr>
      <w:r w:rsidRPr="111C98B0">
        <w:rPr>
          <w:rFonts w:ascii="Arial" w:eastAsia="Arial" w:hAnsi="Arial" w:cs="Arial"/>
          <w:noProof w:val="0"/>
          <w:sz w:val="22"/>
          <w:szCs w:val="22"/>
        </w:rPr>
        <w:t xml:space="preserve">Створення та інтеграція механізмів координації на рівні громади (наприклад, рад ветеранів або подібних платформ) у системи місцевого врядування або системи зацікавлених сторін; </w:t>
      </w:r>
    </w:p>
    <w:p w14:paraId="39F77A7A" w14:textId="70A09908" w:rsidR="670F1280" w:rsidRDefault="670F1280" w:rsidP="111C98B0">
      <w:pPr>
        <w:pStyle w:val="ListParagraph"/>
        <w:numPr>
          <w:ilvl w:val="0"/>
          <w:numId w:val="26"/>
        </w:numPr>
        <w:spacing w:after="0"/>
        <w:jc w:val="both"/>
        <w:rPr>
          <w:rFonts w:ascii="Arial" w:eastAsia="Arial" w:hAnsi="Arial" w:cs="Arial"/>
          <w:noProof w:val="0"/>
          <w:sz w:val="22"/>
          <w:szCs w:val="22"/>
        </w:rPr>
      </w:pPr>
      <w:r w:rsidRPr="111C98B0">
        <w:rPr>
          <w:rFonts w:ascii="Arial" w:eastAsia="Arial" w:hAnsi="Arial" w:cs="Arial"/>
          <w:noProof w:val="0"/>
          <w:sz w:val="22"/>
          <w:szCs w:val="22"/>
        </w:rPr>
        <w:t>Проведення щонайменше 4 координаційних зустрічей.</w:t>
      </w:r>
    </w:p>
    <w:p w14:paraId="1C52F127" w14:textId="75E20861" w:rsidR="58217549" w:rsidRDefault="4C9F4352" w:rsidP="39AC3BEA">
      <w:pPr>
        <w:pStyle w:val="ListParagraph"/>
        <w:numPr>
          <w:ilvl w:val="0"/>
          <w:numId w:val="26"/>
        </w:numPr>
        <w:spacing w:after="0"/>
        <w:jc w:val="both"/>
        <w:rPr>
          <w:rFonts w:ascii="Arial" w:eastAsia="Arial" w:hAnsi="Arial" w:cs="Arial"/>
          <w:noProof w:val="0"/>
          <w:sz w:val="22"/>
          <w:szCs w:val="22"/>
        </w:rPr>
      </w:pPr>
      <w:r w:rsidRPr="111C98B0">
        <w:rPr>
          <w:rFonts w:ascii="Arial" w:eastAsia="Arial" w:hAnsi="Arial" w:cs="Arial"/>
          <w:noProof w:val="0"/>
          <w:sz w:val="22"/>
          <w:szCs w:val="22"/>
        </w:rPr>
        <w:t xml:space="preserve">Принаймні 50% учасників повідомляють про налагодження нових професійних контактів та/або отримання відповідей на відповідні оперативні запитання; </w:t>
      </w:r>
    </w:p>
    <w:p w14:paraId="23ACC59D" w14:textId="15027449" w:rsidR="58217549" w:rsidRDefault="4C9F4352" w:rsidP="39AC3BEA">
      <w:pPr>
        <w:pStyle w:val="ListParagraph"/>
        <w:numPr>
          <w:ilvl w:val="0"/>
          <w:numId w:val="26"/>
        </w:numPr>
        <w:spacing w:after="0"/>
        <w:jc w:val="both"/>
        <w:rPr>
          <w:rFonts w:ascii="Arial" w:eastAsia="Arial" w:hAnsi="Arial" w:cs="Arial"/>
          <w:noProof w:val="0"/>
          <w:sz w:val="22"/>
          <w:szCs w:val="22"/>
        </w:rPr>
      </w:pPr>
      <w:r w:rsidRPr="6DA6B443">
        <w:rPr>
          <w:rFonts w:ascii="Arial" w:eastAsia="Arial" w:hAnsi="Arial" w:cs="Arial"/>
          <w:noProof w:val="0"/>
          <w:sz w:val="22"/>
          <w:szCs w:val="22"/>
        </w:rPr>
        <w:t xml:space="preserve">Посилення залучення організацій, очолюваних ветеранами </w:t>
      </w:r>
      <w:r w:rsidR="70EBF3F0" w:rsidRPr="6DA6B443">
        <w:rPr>
          <w:rFonts w:ascii="Arial" w:eastAsia="Arial" w:hAnsi="Arial" w:cs="Arial"/>
          <w:noProof w:val="0"/>
          <w:sz w:val="22"/>
          <w:szCs w:val="22"/>
        </w:rPr>
        <w:t xml:space="preserve">та/або діяльність яких </w:t>
      </w:r>
      <w:r w:rsidRPr="6DA6B443">
        <w:rPr>
          <w:rFonts w:ascii="Arial" w:eastAsia="Arial" w:hAnsi="Arial" w:cs="Arial"/>
          <w:noProof w:val="0"/>
          <w:sz w:val="22"/>
          <w:szCs w:val="22"/>
        </w:rPr>
        <w:t>спрямован</w:t>
      </w:r>
      <w:r w:rsidR="12591A59" w:rsidRPr="6DA6B443">
        <w:rPr>
          <w:rFonts w:ascii="Arial" w:eastAsia="Arial" w:hAnsi="Arial" w:cs="Arial"/>
          <w:noProof w:val="0"/>
          <w:sz w:val="22"/>
          <w:szCs w:val="22"/>
        </w:rPr>
        <w:t>а</w:t>
      </w:r>
      <w:r w:rsidRPr="6DA6B443">
        <w:rPr>
          <w:rFonts w:ascii="Arial" w:eastAsia="Arial" w:hAnsi="Arial" w:cs="Arial"/>
          <w:noProof w:val="0"/>
          <w:sz w:val="22"/>
          <w:szCs w:val="22"/>
        </w:rPr>
        <w:t xml:space="preserve"> на </w:t>
      </w:r>
      <w:r w:rsidR="26BC2CEA" w:rsidRPr="6DA6B443">
        <w:rPr>
          <w:rFonts w:ascii="Arial" w:eastAsia="Arial" w:hAnsi="Arial" w:cs="Arial"/>
          <w:noProof w:val="0"/>
          <w:sz w:val="22"/>
          <w:szCs w:val="22"/>
        </w:rPr>
        <w:t xml:space="preserve">підтримку </w:t>
      </w:r>
      <w:r w:rsidRPr="6DA6B443">
        <w:rPr>
          <w:rFonts w:ascii="Arial" w:eastAsia="Arial" w:hAnsi="Arial" w:cs="Arial"/>
          <w:noProof w:val="0"/>
          <w:sz w:val="22"/>
          <w:szCs w:val="22"/>
        </w:rPr>
        <w:t>ветеран</w:t>
      </w:r>
      <w:r w:rsidR="3845BEA2" w:rsidRPr="6DA6B443">
        <w:rPr>
          <w:rFonts w:ascii="Arial" w:eastAsia="Arial" w:hAnsi="Arial" w:cs="Arial"/>
          <w:noProof w:val="0"/>
          <w:sz w:val="22"/>
          <w:szCs w:val="22"/>
        </w:rPr>
        <w:t>ів (членів їхніх родин, членів родин загиблих та зниклих безвісти)</w:t>
      </w:r>
      <w:r w:rsidRPr="6DA6B443">
        <w:rPr>
          <w:rFonts w:ascii="Arial" w:eastAsia="Arial" w:hAnsi="Arial" w:cs="Arial"/>
          <w:noProof w:val="0"/>
          <w:sz w:val="22"/>
          <w:szCs w:val="22"/>
        </w:rPr>
        <w:t xml:space="preserve">, а також інших представників громадянського суспільства до процесів регіональної координації; </w:t>
      </w:r>
    </w:p>
    <w:p w14:paraId="2513EEB3" w14:textId="095194AA" w:rsidR="58217549" w:rsidRDefault="4C9F4352" w:rsidP="39AC3BEA">
      <w:pPr>
        <w:pStyle w:val="ListParagraph"/>
        <w:numPr>
          <w:ilvl w:val="0"/>
          <w:numId w:val="26"/>
        </w:numPr>
        <w:spacing w:after="0"/>
        <w:jc w:val="both"/>
        <w:rPr>
          <w:rFonts w:ascii="Arial" w:eastAsia="Arial" w:hAnsi="Arial" w:cs="Arial"/>
          <w:noProof w:val="0"/>
          <w:sz w:val="22"/>
          <w:szCs w:val="22"/>
        </w:rPr>
      </w:pPr>
      <w:r w:rsidRPr="4EC72FC1">
        <w:rPr>
          <w:rFonts w:ascii="Arial" w:eastAsia="Arial" w:hAnsi="Arial" w:cs="Arial"/>
          <w:noProof w:val="0"/>
          <w:sz w:val="22"/>
          <w:szCs w:val="22"/>
        </w:rPr>
        <w:t xml:space="preserve">Посилення співпраці між громадянським суспільством, місцевими органами влади та іншими зацікавленими сторонами у сфері підтримки ветеранів; </w:t>
      </w:r>
    </w:p>
    <w:p w14:paraId="621F2417" w14:textId="25D61B57" w:rsidR="58217549" w:rsidRDefault="13F7C37E" w:rsidP="39AC3BEA">
      <w:pPr>
        <w:pStyle w:val="ListParagraph"/>
        <w:numPr>
          <w:ilvl w:val="0"/>
          <w:numId w:val="26"/>
        </w:numPr>
        <w:spacing w:after="0"/>
        <w:jc w:val="both"/>
        <w:rPr>
          <w:rFonts w:ascii="Arial" w:eastAsia="Arial" w:hAnsi="Arial" w:cs="Arial"/>
          <w:noProof w:val="0"/>
          <w:sz w:val="22"/>
          <w:szCs w:val="22"/>
        </w:rPr>
      </w:pPr>
      <w:r w:rsidRPr="254806C7">
        <w:rPr>
          <w:rFonts w:ascii="Arial" w:eastAsia="Arial" w:hAnsi="Arial" w:cs="Arial"/>
          <w:noProof w:val="0"/>
          <w:sz w:val="22"/>
          <w:szCs w:val="22"/>
        </w:rPr>
        <w:t>Створення, оновлення та поширення на регіональному рівні інформаційних продуктів (наприклад</w:t>
      </w:r>
      <w:r w:rsidR="0CFF892D" w:rsidRPr="254806C7">
        <w:rPr>
          <w:rFonts w:ascii="Arial" w:eastAsia="Arial" w:hAnsi="Arial" w:cs="Arial"/>
          <w:noProof w:val="0"/>
          <w:sz w:val="22"/>
          <w:szCs w:val="22"/>
        </w:rPr>
        <w:t>:</w:t>
      </w:r>
      <w:r w:rsidRPr="254806C7">
        <w:rPr>
          <w:rFonts w:ascii="Arial" w:eastAsia="Arial" w:hAnsi="Arial" w:cs="Arial"/>
          <w:noProof w:val="0"/>
          <w:sz w:val="22"/>
          <w:szCs w:val="22"/>
        </w:rPr>
        <w:t xml:space="preserve"> довідників, інструментів для перенаправлення</w:t>
      </w:r>
      <w:r w:rsidR="148511AF" w:rsidRPr="254806C7">
        <w:rPr>
          <w:rFonts w:ascii="Arial" w:eastAsia="Arial" w:hAnsi="Arial" w:cs="Arial"/>
          <w:noProof w:val="0"/>
          <w:sz w:val="22"/>
          <w:szCs w:val="22"/>
        </w:rPr>
        <w:t>, онлайн-платформ</w:t>
      </w:r>
      <w:r w:rsidRPr="254806C7">
        <w:rPr>
          <w:rFonts w:ascii="Arial" w:eastAsia="Arial" w:hAnsi="Arial" w:cs="Arial"/>
          <w:noProof w:val="0"/>
          <w:sz w:val="22"/>
          <w:szCs w:val="22"/>
        </w:rPr>
        <w:t xml:space="preserve">) щодо послуг, можливостей та механізмів підтримки для ветеранів та їхніх сімей ; </w:t>
      </w:r>
    </w:p>
    <w:p w14:paraId="5CF5D7AD" w14:textId="74CE56FA" w:rsidR="58217549" w:rsidRDefault="4C9F4352" w:rsidP="39AC3BEA">
      <w:pPr>
        <w:pStyle w:val="ListParagraph"/>
        <w:numPr>
          <w:ilvl w:val="0"/>
          <w:numId w:val="26"/>
        </w:numPr>
        <w:spacing w:after="0"/>
        <w:jc w:val="both"/>
        <w:rPr>
          <w:rFonts w:ascii="Arial" w:eastAsia="Arial" w:hAnsi="Arial" w:cs="Arial"/>
          <w:noProof w:val="0"/>
          <w:sz w:val="22"/>
          <w:szCs w:val="22"/>
        </w:rPr>
      </w:pPr>
      <w:r w:rsidRPr="4EC72FC1">
        <w:rPr>
          <w:rFonts w:ascii="Arial" w:eastAsia="Arial" w:hAnsi="Arial" w:cs="Arial"/>
          <w:noProof w:val="0"/>
          <w:sz w:val="22"/>
          <w:szCs w:val="22"/>
        </w:rPr>
        <w:t xml:space="preserve">Покращення спроможності організацій, що надають послуги ветеранам, отримувати зовнішнє фінансування та розробляти стійкі операційні моделі; </w:t>
      </w:r>
    </w:p>
    <w:p w14:paraId="15C5AF45" w14:textId="6C10B120" w:rsidR="58217549" w:rsidRDefault="58217549" w:rsidP="19527FCB">
      <w:pPr>
        <w:jc w:val="both"/>
        <w:rPr>
          <w:rFonts w:ascii="Arial" w:eastAsia="Arial" w:hAnsi="Arial" w:cs="Arial"/>
          <w:noProof w:val="0"/>
          <w:sz w:val="22"/>
          <w:szCs w:val="22"/>
        </w:rPr>
      </w:pPr>
    </w:p>
    <w:p w14:paraId="01353A73" w14:textId="35B8ADBB" w:rsidR="3253C858" w:rsidRDefault="6BDF8003" w:rsidP="39AC3BEA">
      <w:pPr>
        <w:spacing w:before="240" w:after="240"/>
        <w:jc w:val="both"/>
        <w:rPr>
          <w:rFonts w:ascii="Arial" w:eastAsia="Arial" w:hAnsi="Arial" w:cs="Arial"/>
          <w:noProof w:val="0"/>
          <w:sz w:val="22"/>
          <w:szCs w:val="22"/>
        </w:rPr>
      </w:pPr>
      <w:r w:rsidRPr="09B22988">
        <w:rPr>
          <w:rFonts w:ascii="Arial" w:eastAsia="Arial" w:hAnsi="Arial" w:cs="Arial"/>
          <w:b/>
          <w:bCs/>
          <w:noProof w:val="0"/>
          <w:sz w:val="22"/>
          <w:szCs w:val="22"/>
        </w:rPr>
        <w:t>Вихідні критерії (Exit Benchmark)</w:t>
      </w:r>
      <w:r w:rsidR="340EDFE3" w:rsidRPr="09B22988">
        <w:rPr>
          <w:rFonts w:ascii="Arial" w:eastAsia="Arial" w:hAnsi="Arial" w:cs="Arial"/>
          <w:b/>
          <w:bCs/>
          <w:noProof w:val="0"/>
          <w:sz w:val="22"/>
          <w:szCs w:val="22"/>
        </w:rPr>
        <w:t xml:space="preserve">: </w:t>
      </w:r>
      <w:r w:rsidR="340EDFE3" w:rsidRPr="09B22988">
        <w:rPr>
          <w:rFonts w:ascii="Arial" w:eastAsia="Arial" w:hAnsi="Arial" w:cs="Arial"/>
          <w:noProof w:val="0"/>
          <w:sz w:val="22"/>
          <w:szCs w:val="22"/>
        </w:rPr>
        <w:t>Усі запропоновані заходи повинні містити чітк</w:t>
      </w:r>
      <w:r w:rsidRPr="09B22988">
        <w:rPr>
          <w:rFonts w:ascii="Arial" w:eastAsia="Arial" w:hAnsi="Arial" w:cs="Arial"/>
          <w:noProof w:val="0"/>
          <w:sz w:val="22"/>
          <w:szCs w:val="22"/>
        </w:rPr>
        <w:t>і критерії завершення</w:t>
      </w:r>
      <w:r w:rsidR="340EDFE3" w:rsidRPr="09B22988">
        <w:rPr>
          <w:rFonts w:ascii="Arial" w:eastAsia="Arial" w:hAnsi="Arial" w:cs="Arial"/>
          <w:noProof w:val="0"/>
          <w:sz w:val="22"/>
          <w:szCs w:val="22"/>
        </w:rPr>
        <w:t>,</w:t>
      </w:r>
      <w:r w:rsidRPr="09B22988">
        <w:rPr>
          <w:rFonts w:ascii="Arial" w:eastAsia="Arial" w:hAnsi="Arial" w:cs="Arial"/>
          <w:noProof w:val="0"/>
          <w:sz w:val="22"/>
          <w:szCs w:val="22"/>
        </w:rPr>
        <w:t xml:space="preserve"> які демонструють </w:t>
      </w:r>
      <w:r w:rsidR="340EDFE3" w:rsidRPr="09B22988">
        <w:rPr>
          <w:rFonts w:ascii="Arial" w:eastAsia="Arial" w:hAnsi="Arial" w:cs="Arial"/>
          <w:noProof w:val="0"/>
          <w:sz w:val="22"/>
          <w:szCs w:val="22"/>
        </w:rPr>
        <w:t xml:space="preserve">як </w:t>
      </w:r>
      <w:r w:rsidRPr="09B22988">
        <w:rPr>
          <w:rFonts w:ascii="Arial" w:eastAsia="Arial" w:hAnsi="Arial" w:cs="Arial"/>
          <w:noProof w:val="0"/>
          <w:sz w:val="22"/>
          <w:szCs w:val="22"/>
        </w:rPr>
        <w:t xml:space="preserve">місцеві </w:t>
      </w:r>
      <w:r w:rsidR="340EDFE3" w:rsidRPr="09B22988">
        <w:rPr>
          <w:rFonts w:ascii="Arial" w:eastAsia="Arial" w:hAnsi="Arial" w:cs="Arial"/>
          <w:noProof w:val="0"/>
          <w:sz w:val="22"/>
          <w:szCs w:val="22"/>
        </w:rPr>
        <w:t xml:space="preserve">зацікавлені сторони </w:t>
      </w:r>
      <w:r w:rsidRPr="09B22988">
        <w:rPr>
          <w:rFonts w:ascii="Arial" w:eastAsia="Arial" w:hAnsi="Arial" w:cs="Arial"/>
          <w:noProof w:val="0"/>
          <w:sz w:val="22"/>
          <w:szCs w:val="22"/>
        </w:rPr>
        <w:t>забезпечать сталість запроваджених рішень після завершення проєкту,</w:t>
      </w:r>
      <w:r w:rsidR="32310565" w:rsidRPr="09B22988">
        <w:rPr>
          <w:rFonts w:ascii="Arial" w:eastAsia="Arial" w:hAnsi="Arial" w:cs="Arial"/>
          <w:noProof w:val="0"/>
          <w:sz w:val="22"/>
          <w:szCs w:val="22"/>
        </w:rPr>
        <w:t xml:space="preserve"> без</w:t>
      </w:r>
      <w:r w:rsidRPr="09B22988">
        <w:rPr>
          <w:rFonts w:ascii="Arial" w:eastAsia="Arial" w:hAnsi="Arial" w:cs="Arial"/>
          <w:noProof w:val="0"/>
          <w:sz w:val="22"/>
          <w:szCs w:val="22"/>
        </w:rPr>
        <w:t xml:space="preserve"> необхідності залучення додаткового  фінансування збоку уряду США.</w:t>
      </w:r>
      <w:r w:rsidR="340EDFE3" w:rsidRPr="09B22988">
        <w:rPr>
          <w:rFonts w:ascii="Arial" w:eastAsia="Arial" w:hAnsi="Arial" w:cs="Arial"/>
          <w:noProof w:val="0"/>
          <w:sz w:val="22"/>
          <w:szCs w:val="22"/>
        </w:rPr>
        <w:t xml:space="preserve"> Стратегія виходу може передбачати </w:t>
      </w:r>
      <w:r w:rsidR="5D8F4B95" w:rsidRPr="09B22988">
        <w:rPr>
          <w:rFonts w:ascii="Arial" w:eastAsia="Arial" w:hAnsi="Arial" w:cs="Arial"/>
          <w:noProof w:val="0"/>
          <w:sz w:val="22"/>
          <w:szCs w:val="22"/>
        </w:rPr>
        <w:t>наступні заходи, але не виключно</w:t>
      </w:r>
      <w:r w:rsidR="340EDFE3" w:rsidRPr="09B22988">
        <w:rPr>
          <w:rFonts w:ascii="Arial" w:eastAsia="Arial" w:hAnsi="Arial" w:cs="Arial"/>
          <w:noProof w:val="0"/>
          <w:sz w:val="22"/>
          <w:szCs w:val="22"/>
        </w:rPr>
        <w:t>:</w:t>
      </w:r>
    </w:p>
    <w:p w14:paraId="123E794C" w14:textId="0940278F" w:rsidR="3253C858" w:rsidRDefault="387A0E49" w:rsidP="39AC3BEA">
      <w:pPr>
        <w:pStyle w:val="ListParagraph"/>
        <w:numPr>
          <w:ilvl w:val="0"/>
          <w:numId w:val="20"/>
        </w:numPr>
        <w:spacing w:after="0"/>
        <w:jc w:val="both"/>
        <w:rPr>
          <w:rFonts w:ascii="Arial" w:eastAsia="Arial" w:hAnsi="Arial" w:cs="Arial"/>
          <w:noProof w:val="0"/>
          <w:sz w:val="22"/>
          <w:szCs w:val="22"/>
        </w:rPr>
      </w:pPr>
      <w:r w:rsidRPr="10957239">
        <w:rPr>
          <w:rFonts w:ascii="Arial" w:eastAsia="Arial" w:hAnsi="Arial" w:cs="Arial"/>
          <w:noProof w:val="0"/>
          <w:sz w:val="22"/>
          <w:szCs w:val="22"/>
        </w:rPr>
        <w:t xml:space="preserve">Офіційна підтримка з боку місцевих органів влади щодо продовження механізмів координації, що підтверджується затвердженими планами або документами (наприклад, графіками координаційних засідань, планами консультацій або включенням координаційних заходів до місцевих робочих планів чи програм), та/або надання ресурсів (фінансових, натуральних або адміністративних) для забезпечення їх функціонування після закінчення терміну дії </w:t>
      </w:r>
      <w:r w:rsidR="4944B311" w:rsidRPr="10957239">
        <w:rPr>
          <w:rFonts w:ascii="Arial" w:eastAsia="Arial" w:hAnsi="Arial" w:cs="Arial"/>
          <w:noProof w:val="0"/>
          <w:sz w:val="22"/>
          <w:szCs w:val="22"/>
        </w:rPr>
        <w:t>суб</w:t>
      </w:r>
      <w:r w:rsidRPr="10957239">
        <w:rPr>
          <w:rFonts w:ascii="Arial" w:eastAsia="Arial" w:hAnsi="Arial" w:cs="Arial"/>
          <w:noProof w:val="0"/>
          <w:sz w:val="22"/>
          <w:szCs w:val="22"/>
        </w:rPr>
        <w:t xml:space="preserve">гранту; </w:t>
      </w:r>
    </w:p>
    <w:p w14:paraId="41F20960" w14:textId="73B9E120" w:rsidR="3253C858" w:rsidRDefault="7FBDB783" w:rsidP="39AC3BEA">
      <w:pPr>
        <w:pStyle w:val="ListParagraph"/>
        <w:numPr>
          <w:ilvl w:val="0"/>
          <w:numId w:val="20"/>
        </w:numPr>
        <w:spacing w:after="0"/>
        <w:jc w:val="both"/>
        <w:rPr>
          <w:rFonts w:ascii="Arial" w:eastAsia="Arial" w:hAnsi="Arial" w:cs="Arial"/>
          <w:noProof w:val="0"/>
          <w:sz w:val="22"/>
          <w:szCs w:val="22"/>
        </w:rPr>
      </w:pPr>
      <w:r w:rsidRPr="4EC72FC1">
        <w:rPr>
          <w:rFonts w:ascii="Arial" w:eastAsia="Arial" w:hAnsi="Arial" w:cs="Arial"/>
          <w:noProof w:val="0"/>
          <w:sz w:val="22"/>
          <w:szCs w:val="22"/>
        </w:rPr>
        <w:t xml:space="preserve">Визначені та реалізовані терміни та механізми переходу для продовження координаційних функцій місцевими зацікавленими сторонами, узгоджені з загальною стратегією виходу ; </w:t>
      </w:r>
    </w:p>
    <w:p w14:paraId="2C0B89CE" w14:textId="6D179D1C" w:rsidR="3253C858" w:rsidRDefault="61FB7DD4" w:rsidP="39AC3BEA">
      <w:pPr>
        <w:pStyle w:val="ListParagraph"/>
        <w:numPr>
          <w:ilvl w:val="0"/>
          <w:numId w:val="20"/>
        </w:numPr>
        <w:spacing w:after="0"/>
        <w:jc w:val="both"/>
        <w:rPr>
          <w:rFonts w:ascii="Arial" w:eastAsia="Arial" w:hAnsi="Arial" w:cs="Arial"/>
          <w:noProof w:val="0"/>
          <w:sz w:val="22"/>
          <w:szCs w:val="22"/>
        </w:rPr>
      </w:pPr>
      <w:r w:rsidRPr="09B22988">
        <w:rPr>
          <w:rFonts w:ascii="Arial" w:eastAsia="Arial" w:hAnsi="Arial" w:cs="Arial"/>
          <w:noProof w:val="0"/>
          <w:sz w:val="22"/>
          <w:szCs w:val="22"/>
        </w:rPr>
        <w:t>Розроблен</w:t>
      </w:r>
      <w:r w:rsidR="0E7DA310" w:rsidRPr="09B22988">
        <w:rPr>
          <w:rFonts w:ascii="Arial" w:eastAsia="Arial" w:hAnsi="Arial" w:cs="Arial"/>
          <w:noProof w:val="0"/>
          <w:sz w:val="22"/>
          <w:szCs w:val="22"/>
        </w:rPr>
        <w:t>і</w:t>
      </w:r>
      <w:r w:rsidRPr="09B22988">
        <w:rPr>
          <w:rFonts w:ascii="Arial" w:eastAsia="Arial" w:hAnsi="Arial" w:cs="Arial"/>
          <w:noProof w:val="0"/>
          <w:sz w:val="22"/>
          <w:szCs w:val="22"/>
        </w:rPr>
        <w:t xml:space="preserve"> та надан</w:t>
      </w:r>
      <w:r w:rsidR="773DE18E" w:rsidRPr="09B22988">
        <w:rPr>
          <w:rFonts w:ascii="Arial" w:eastAsia="Arial" w:hAnsi="Arial" w:cs="Arial"/>
          <w:noProof w:val="0"/>
          <w:sz w:val="22"/>
          <w:szCs w:val="22"/>
        </w:rPr>
        <w:t>і</w:t>
      </w:r>
      <w:r w:rsidRPr="09B22988">
        <w:rPr>
          <w:rFonts w:ascii="Arial" w:eastAsia="Arial" w:hAnsi="Arial" w:cs="Arial"/>
          <w:noProof w:val="0"/>
          <w:sz w:val="22"/>
          <w:szCs w:val="22"/>
        </w:rPr>
        <w:t xml:space="preserve"> інструменти для обміну знаннями та оперативні інструменти (наприклад, керівні принципи, матеріали для сприяння, процедури координації) для підтримки подальшого функціонування та відтворення механізмів координації; </w:t>
      </w:r>
    </w:p>
    <w:p w14:paraId="368824AE" w14:textId="1FABD4AD" w:rsidR="3253C858" w:rsidRDefault="3A130A2B" w:rsidP="39AC3BEA">
      <w:pPr>
        <w:pStyle w:val="ListParagraph"/>
        <w:numPr>
          <w:ilvl w:val="0"/>
          <w:numId w:val="20"/>
        </w:numPr>
        <w:spacing w:after="0"/>
        <w:jc w:val="both"/>
        <w:rPr>
          <w:rFonts w:ascii="Arial" w:eastAsia="Arial" w:hAnsi="Arial" w:cs="Arial"/>
          <w:noProof w:val="0"/>
          <w:sz w:val="22"/>
          <w:szCs w:val="22"/>
        </w:rPr>
      </w:pPr>
      <w:r w:rsidRPr="10957239">
        <w:rPr>
          <w:rFonts w:ascii="Arial" w:eastAsia="Arial" w:hAnsi="Arial" w:cs="Arial"/>
          <w:noProof w:val="0"/>
          <w:sz w:val="22"/>
          <w:szCs w:val="22"/>
        </w:rPr>
        <w:t xml:space="preserve">Докази забезпечення базової ресурсної підтримки механізмів координації з боку місцевих органів влади або партнерів (наприклад, надання приміщень, адміністративної підтримки або операційних ресурсів) для забезпечення їхнього подальшого функціонування після закінчення терміну дії </w:t>
      </w:r>
      <w:r w:rsidR="6A369F50" w:rsidRPr="10957239">
        <w:rPr>
          <w:rFonts w:ascii="Arial" w:eastAsia="Arial" w:hAnsi="Arial" w:cs="Arial"/>
          <w:noProof w:val="0"/>
          <w:sz w:val="22"/>
          <w:szCs w:val="22"/>
        </w:rPr>
        <w:t>суб</w:t>
      </w:r>
      <w:r w:rsidRPr="10957239">
        <w:rPr>
          <w:rFonts w:ascii="Arial" w:eastAsia="Arial" w:hAnsi="Arial" w:cs="Arial"/>
          <w:noProof w:val="0"/>
          <w:sz w:val="22"/>
          <w:szCs w:val="22"/>
        </w:rPr>
        <w:t xml:space="preserve">гранту ; </w:t>
      </w:r>
    </w:p>
    <w:p w14:paraId="0261B1EB" w14:textId="33195DB1" w:rsidR="3253C858" w:rsidRDefault="2C2D48CB" w:rsidP="39AC3BEA">
      <w:pPr>
        <w:pStyle w:val="ListParagraph"/>
        <w:numPr>
          <w:ilvl w:val="0"/>
          <w:numId w:val="20"/>
        </w:numPr>
        <w:spacing w:after="0"/>
        <w:jc w:val="both"/>
        <w:rPr>
          <w:rFonts w:ascii="Arial" w:eastAsia="Arial" w:hAnsi="Arial" w:cs="Arial"/>
          <w:noProof w:val="0"/>
          <w:sz w:val="22"/>
          <w:szCs w:val="22"/>
        </w:rPr>
      </w:pPr>
      <w:r w:rsidRPr="4EC72FC1">
        <w:rPr>
          <w:rFonts w:ascii="Arial" w:eastAsia="Arial" w:hAnsi="Arial" w:cs="Arial"/>
          <w:noProof w:val="0"/>
          <w:sz w:val="22"/>
          <w:szCs w:val="22"/>
        </w:rPr>
        <w:lastRenderedPageBreak/>
        <w:t xml:space="preserve">Докази того, що підтримувані заходи є одноразовими та розроблені для функціонування без постійного зовнішнього фінансування. </w:t>
      </w:r>
    </w:p>
    <w:p w14:paraId="5EA26B1A" w14:textId="541C1E3F" w:rsidR="663EC521" w:rsidRDefault="5C0469D9" w:rsidP="39AC3BEA">
      <w:pPr>
        <w:pStyle w:val="ListParagraph"/>
        <w:numPr>
          <w:ilvl w:val="0"/>
          <w:numId w:val="20"/>
        </w:numPr>
        <w:spacing w:after="0"/>
        <w:jc w:val="both"/>
        <w:rPr>
          <w:rFonts w:ascii="Arial" w:eastAsia="Arial" w:hAnsi="Arial" w:cs="Arial"/>
          <w:noProof w:val="0"/>
          <w:sz w:val="22"/>
          <w:szCs w:val="22"/>
        </w:rPr>
      </w:pPr>
      <w:r w:rsidRPr="10957239">
        <w:rPr>
          <w:rFonts w:ascii="Arial" w:eastAsia="Arial" w:hAnsi="Arial" w:cs="Arial"/>
          <w:noProof w:val="0"/>
          <w:sz w:val="22"/>
          <w:szCs w:val="22"/>
        </w:rPr>
        <w:t>Докази того, що м</w:t>
      </w:r>
      <w:r w:rsidR="7AF7FF56" w:rsidRPr="10957239">
        <w:rPr>
          <w:rFonts w:ascii="Arial" w:eastAsia="Arial" w:hAnsi="Arial" w:cs="Arial"/>
          <w:noProof w:val="0"/>
          <w:sz w:val="22"/>
          <w:szCs w:val="22"/>
        </w:rPr>
        <w:t xml:space="preserve">еханізми координації (наприклад, ради ветеранів або подібні платформи) демонструють безперервне функціонування після закінчення терміну дії </w:t>
      </w:r>
      <w:r w:rsidR="4DE6CE20" w:rsidRPr="10957239">
        <w:rPr>
          <w:rFonts w:ascii="Arial" w:eastAsia="Arial" w:hAnsi="Arial" w:cs="Arial"/>
          <w:noProof w:val="0"/>
          <w:sz w:val="22"/>
          <w:szCs w:val="22"/>
        </w:rPr>
        <w:t>суб</w:t>
      </w:r>
      <w:r w:rsidR="7AF7FF56" w:rsidRPr="10957239">
        <w:rPr>
          <w:rFonts w:ascii="Arial" w:eastAsia="Arial" w:hAnsi="Arial" w:cs="Arial"/>
          <w:noProof w:val="0"/>
          <w:sz w:val="22"/>
          <w:szCs w:val="22"/>
        </w:rPr>
        <w:t xml:space="preserve">гранту та сприяють процесам прийняття рішень на регіональному або місцевому рівні, включаючи задокументовані випадки врахування думки зацікавлених сторін у місцевій політиці, планах або рішеннях. </w:t>
      </w:r>
    </w:p>
    <w:p w14:paraId="7189BE1D" w14:textId="3F9D319B" w:rsidR="15A894A0" w:rsidRDefault="15A894A0" w:rsidP="19527FCB">
      <w:pPr>
        <w:jc w:val="both"/>
        <w:rPr>
          <w:rFonts w:ascii="Arial" w:eastAsia="Arial" w:hAnsi="Arial" w:cs="Arial"/>
          <w:noProof w:val="0"/>
          <w:sz w:val="22"/>
          <w:szCs w:val="22"/>
        </w:rPr>
      </w:pPr>
    </w:p>
    <w:p w14:paraId="7B94BE30" w14:textId="696B1D09" w:rsidR="540F2140" w:rsidRDefault="62FB2BA1" w:rsidP="39AC3BEA">
      <w:pPr>
        <w:jc w:val="both"/>
        <w:rPr>
          <w:rFonts w:ascii="Arial" w:eastAsia="Arial" w:hAnsi="Arial" w:cs="Arial"/>
          <w:b/>
          <w:bCs/>
          <w:noProof w:val="0"/>
          <w:sz w:val="22"/>
          <w:szCs w:val="22"/>
        </w:rPr>
      </w:pPr>
      <w:r w:rsidRPr="4EC72FC1">
        <w:rPr>
          <w:rFonts w:ascii="Arial" w:eastAsia="Arial" w:hAnsi="Arial" w:cs="Arial"/>
          <w:b/>
          <w:bCs/>
          <w:noProof w:val="0"/>
          <w:sz w:val="22"/>
          <w:szCs w:val="22"/>
        </w:rPr>
        <w:t>D. Ілюстративний обсяг робіт</w:t>
      </w:r>
    </w:p>
    <w:p w14:paraId="1FBB4573" w14:textId="2E4D681B" w:rsidR="540F2140" w:rsidRDefault="62FB2BA1" w:rsidP="39AC3BEA">
      <w:pPr>
        <w:jc w:val="both"/>
        <w:rPr>
          <w:rFonts w:ascii="Arial" w:eastAsia="Arial" w:hAnsi="Arial" w:cs="Arial"/>
          <w:noProof w:val="0"/>
          <w:sz w:val="22"/>
          <w:szCs w:val="22"/>
        </w:rPr>
      </w:pPr>
      <w:r w:rsidRPr="4EC72FC1">
        <w:rPr>
          <w:rFonts w:ascii="Arial" w:eastAsia="Arial" w:hAnsi="Arial" w:cs="Arial"/>
          <w:noProof w:val="0"/>
          <w:sz w:val="22"/>
          <w:szCs w:val="22"/>
        </w:rPr>
        <w:t>Обраний партнер (партнери) розробить (розроблять) та реалізує (реалізують) заходи, спрямовані на створення та/або зміцнення регіональних механізмів координації у секторі підтримки ветеранів.</w:t>
      </w:r>
    </w:p>
    <w:p w14:paraId="0620434D" w14:textId="6E51239D" w:rsidR="540F2140" w:rsidRDefault="62FB2BA1" w:rsidP="39AC3BEA">
      <w:pPr>
        <w:jc w:val="both"/>
        <w:rPr>
          <w:rFonts w:ascii="Arial" w:eastAsia="Arial" w:hAnsi="Arial" w:cs="Arial"/>
          <w:noProof w:val="0"/>
          <w:sz w:val="22"/>
          <w:szCs w:val="22"/>
        </w:rPr>
      </w:pPr>
      <w:r w:rsidRPr="0DA6F492">
        <w:rPr>
          <w:rFonts w:ascii="Arial" w:eastAsia="Arial" w:hAnsi="Arial" w:cs="Arial"/>
          <w:noProof w:val="0"/>
          <w:sz w:val="22"/>
          <w:szCs w:val="22"/>
        </w:rPr>
        <w:t xml:space="preserve">Обсяг робіт </w:t>
      </w:r>
      <w:r w:rsidR="1B8615FE" w:rsidRPr="0DA6F492">
        <w:rPr>
          <w:rFonts w:ascii="Arial" w:eastAsia="Arial" w:hAnsi="Arial" w:cs="Arial"/>
          <w:noProof w:val="0"/>
          <w:sz w:val="22"/>
          <w:szCs w:val="22"/>
        </w:rPr>
        <w:t>може</w:t>
      </w:r>
      <w:r w:rsidR="05404FFA" w:rsidRPr="0DA6F492">
        <w:rPr>
          <w:rFonts w:ascii="Arial" w:eastAsia="Arial" w:hAnsi="Arial" w:cs="Arial"/>
          <w:noProof w:val="0"/>
          <w:sz w:val="22"/>
          <w:szCs w:val="22"/>
        </w:rPr>
        <w:t xml:space="preserve"> включати </w:t>
      </w:r>
      <w:r w:rsidR="07477424" w:rsidRPr="0DA6F492">
        <w:rPr>
          <w:rFonts w:ascii="Arial" w:eastAsia="Arial" w:hAnsi="Arial" w:cs="Arial"/>
          <w:noProof w:val="0"/>
          <w:sz w:val="22"/>
          <w:szCs w:val="22"/>
        </w:rPr>
        <w:t xml:space="preserve">наступні </w:t>
      </w:r>
      <w:r w:rsidR="46C7E191" w:rsidRPr="0DA6F492">
        <w:rPr>
          <w:rFonts w:ascii="Arial" w:eastAsia="Arial" w:hAnsi="Arial" w:cs="Arial"/>
          <w:noProof w:val="0"/>
          <w:sz w:val="22"/>
          <w:szCs w:val="22"/>
        </w:rPr>
        <w:t>компоненти</w:t>
      </w:r>
      <w:r w:rsidR="5AF628BA" w:rsidRPr="0DA6F492">
        <w:rPr>
          <w:rFonts w:ascii="Arial" w:eastAsia="Arial" w:hAnsi="Arial" w:cs="Arial"/>
          <w:noProof w:val="0"/>
          <w:sz w:val="22"/>
          <w:szCs w:val="22"/>
        </w:rPr>
        <w:t xml:space="preserve">, </w:t>
      </w:r>
      <w:r w:rsidR="0762C619" w:rsidRPr="0DA6F492">
        <w:rPr>
          <w:rFonts w:ascii="Arial" w:eastAsia="Arial" w:hAnsi="Arial" w:cs="Arial"/>
          <w:noProof w:val="0"/>
          <w:sz w:val="22"/>
          <w:szCs w:val="22"/>
        </w:rPr>
        <w:t>але не виключно</w:t>
      </w:r>
      <w:r w:rsidRPr="0DA6F492">
        <w:rPr>
          <w:rFonts w:ascii="Arial" w:eastAsia="Arial" w:hAnsi="Arial" w:cs="Arial"/>
          <w:noProof w:val="0"/>
          <w:sz w:val="22"/>
          <w:szCs w:val="22"/>
        </w:rPr>
        <w:t>:</w:t>
      </w:r>
    </w:p>
    <w:p w14:paraId="3582FDA8" w14:textId="3F460315" w:rsidR="540F2140" w:rsidRDefault="62FB2BA1" w:rsidP="39AC3BEA">
      <w:pPr>
        <w:pStyle w:val="ListParagraph"/>
        <w:numPr>
          <w:ilvl w:val="0"/>
          <w:numId w:val="17"/>
        </w:numPr>
        <w:ind w:left="540"/>
        <w:jc w:val="both"/>
        <w:rPr>
          <w:rFonts w:ascii="Arial" w:eastAsia="Arial" w:hAnsi="Arial" w:cs="Arial"/>
          <w:b/>
          <w:bCs/>
          <w:noProof w:val="0"/>
          <w:sz w:val="22"/>
          <w:szCs w:val="22"/>
        </w:rPr>
      </w:pPr>
      <w:r w:rsidRPr="4EC72FC1">
        <w:rPr>
          <w:rFonts w:ascii="Arial" w:eastAsia="Arial" w:hAnsi="Arial" w:cs="Arial"/>
          <w:b/>
          <w:bCs/>
          <w:noProof w:val="0"/>
          <w:sz w:val="22"/>
          <w:szCs w:val="22"/>
        </w:rPr>
        <w:t>Картування та залучення зацікавлених сторін</w:t>
      </w:r>
    </w:p>
    <w:p w14:paraId="168687E9" w14:textId="770DFB4D" w:rsidR="540F2140" w:rsidRDefault="62FB2BA1" w:rsidP="39AC3BEA">
      <w:pPr>
        <w:pStyle w:val="ListParagraph"/>
        <w:numPr>
          <w:ilvl w:val="0"/>
          <w:numId w:val="10"/>
        </w:numPr>
        <w:jc w:val="both"/>
        <w:rPr>
          <w:rFonts w:ascii="Arial" w:eastAsia="Arial" w:hAnsi="Arial" w:cs="Arial"/>
          <w:noProof w:val="0"/>
          <w:sz w:val="22"/>
          <w:szCs w:val="22"/>
        </w:rPr>
      </w:pPr>
      <w:r w:rsidRPr="4EC72FC1">
        <w:rPr>
          <w:rFonts w:ascii="Arial" w:eastAsia="Arial" w:hAnsi="Arial" w:cs="Arial"/>
          <w:noProof w:val="0"/>
          <w:sz w:val="22"/>
          <w:szCs w:val="22"/>
        </w:rPr>
        <w:t xml:space="preserve">Визначення (за необхідності) та залучення відповідних зацікавлених сторін на регіональному та місцевому рівнях, включаючи громадські організації, що надають послуги ветеранам, місцеві органи влади, постачальників послуг та представників приватного сектору; </w:t>
      </w:r>
    </w:p>
    <w:p w14:paraId="64C7787E" w14:textId="658FFD42" w:rsidR="540F2140" w:rsidRDefault="62FB2BA1" w:rsidP="39AC3BEA">
      <w:pPr>
        <w:pStyle w:val="ListParagraph"/>
        <w:numPr>
          <w:ilvl w:val="0"/>
          <w:numId w:val="10"/>
        </w:numPr>
        <w:jc w:val="both"/>
        <w:rPr>
          <w:rFonts w:ascii="Arial" w:eastAsia="Arial" w:hAnsi="Arial" w:cs="Arial"/>
          <w:noProof w:val="0"/>
          <w:sz w:val="22"/>
          <w:szCs w:val="22"/>
        </w:rPr>
      </w:pPr>
      <w:r w:rsidRPr="4EC72FC1">
        <w:rPr>
          <w:rFonts w:ascii="Arial" w:eastAsia="Arial" w:hAnsi="Arial" w:cs="Arial"/>
          <w:noProof w:val="0"/>
          <w:sz w:val="22"/>
          <w:szCs w:val="22"/>
        </w:rPr>
        <w:t xml:space="preserve">Забезпечення інклюзивної участі зацікавлених сторін у механізмах координації; </w:t>
      </w:r>
    </w:p>
    <w:p w14:paraId="3737548D" w14:textId="4F5E4D88" w:rsidR="540F2140" w:rsidRDefault="62FB2BA1" w:rsidP="39AC3BEA">
      <w:pPr>
        <w:pStyle w:val="ListParagraph"/>
        <w:numPr>
          <w:ilvl w:val="0"/>
          <w:numId w:val="10"/>
        </w:numPr>
        <w:jc w:val="both"/>
        <w:rPr>
          <w:rFonts w:ascii="Arial" w:eastAsia="Arial" w:hAnsi="Arial" w:cs="Arial"/>
          <w:noProof w:val="0"/>
          <w:sz w:val="22"/>
          <w:szCs w:val="22"/>
        </w:rPr>
      </w:pPr>
      <w:r w:rsidRPr="4EC72FC1">
        <w:rPr>
          <w:rFonts w:ascii="Arial" w:eastAsia="Arial" w:hAnsi="Arial" w:cs="Arial"/>
          <w:noProof w:val="0"/>
          <w:sz w:val="22"/>
          <w:szCs w:val="22"/>
        </w:rPr>
        <w:t xml:space="preserve">Офіційне оформлення партнерських відносин та забезпечення зобов’язань щодо участі в координаційних заходах </w:t>
      </w:r>
    </w:p>
    <w:p w14:paraId="52D6D9D0" w14:textId="56F9D0AD" w:rsidR="540F2140" w:rsidRDefault="62FB2BA1" w:rsidP="39AC3BEA">
      <w:pPr>
        <w:pStyle w:val="ListParagraph"/>
        <w:numPr>
          <w:ilvl w:val="0"/>
          <w:numId w:val="17"/>
        </w:numPr>
        <w:ind w:left="540"/>
        <w:jc w:val="both"/>
        <w:rPr>
          <w:rFonts w:ascii="Arial" w:eastAsia="Arial" w:hAnsi="Arial" w:cs="Arial"/>
          <w:b/>
          <w:bCs/>
          <w:noProof w:val="0"/>
          <w:sz w:val="22"/>
          <w:szCs w:val="22"/>
        </w:rPr>
      </w:pPr>
      <w:r w:rsidRPr="4EC72FC1">
        <w:rPr>
          <w:rFonts w:ascii="Arial" w:eastAsia="Arial" w:hAnsi="Arial" w:cs="Arial"/>
          <w:b/>
          <w:bCs/>
          <w:noProof w:val="0"/>
          <w:sz w:val="22"/>
          <w:szCs w:val="22"/>
        </w:rPr>
        <w:t>Створення та/або зміцнення механізмів координації</w:t>
      </w:r>
    </w:p>
    <w:p w14:paraId="51B7D320" w14:textId="491844C5" w:rsidR="540F2140" w:rsidRDefault="1807B5B9" w:rsidP="19527FCB">
      <w:pPr>
        <w:pStyle w:val="ListParagraph"/>
        <w:numPr>
          <w:ilvl w:val="0"/>
          <w:numId w:val="9"/>
        </w:numPr>
        <w:jc w:val="both"/>
        <w:rPr>
          <w:rFonts w:ascii="Arial" w:eastAsia="Arial" w:hAnsi="Arial" w:cs="Arial"/>
          <w:noProof w:val="0"/>
          <w:sz w:val="22"/>
          <w:szCs w:val="22"/>
        </w:rPr>
      </w:pPr>
      <w:r w:rsidRPr="741568EE">
        <w:rPr>
          <w:rFonts w:ascii="Arial" w:eastAsia="Arial" w:hAnsi="Arial" w:cs="Arial"/>
          <w:noProof w:val="0"/>
          <w:sz w:val="22"/>
          <w:szCs w:val="22"/>
        </w:rPr>
        <w:t>С</w:t>
      </w:r>
      <w:r w:rsidR="7CBF4C95" w:rsidRPr="741568EE">
        <w:rPr>
          <w:rFonts w:ascii="Arial" w:eastAsia="Arial" w:hAnsi="Arial" w:cs="Arial"/>
          <w:noProof w:val="0"/>
          <w:sz w:val="22"/>
          <w:szCs w:val="22"/>
        </w:rPr>
        <w:t xml:space="preserve">творення та/або зміцнення регіональних координаційних платформ, </w:t>
      </w:r>
      <w:r w:rsidR="4AB95230" w:rsidRPr="741568EE">
        <w:rPr>
          <w:rFonts w:ascii="Arial" w:eastAsia="Arial" w:hAnsi="Arial" w:cs="Arial"/>
          <w:noProof w:val="0"/>
          <w:sz w:val="22"/>
          <w:szCs w:val="22"/>
        </w:rPr>
        <w:t>(</w:t>
      </w:r>
      <w:r w:rsidR="7CBF4C95" w:rsidRPr="741568EE">
        <w:rPr>
          <w:rFonts w:ascii="Arial" w:eastAsia="Arial" w:hAnsi="Arial" w:cs="Arial"/>
          <w:noProof w:val="0"/>
          <w:sz w:val="22"/>
          <w:szCs w:val="22"/>
        </w:rPr>
        <w:t>ради ветеранів або подібні механізми</w:t>
      </w:r>
      <w:r w:rsidR="39B3D4AB" w:rsidRPr="741568EE">
        <w:rPr>
          <w:rFonts w:ascii="Arial" w:eastAsia="Arial" w:hAnsi="Arial" w:cs="Arial"/>
          <w:noProof w:val="0"/>
          <w:sz w:val="22"/>
          <w:szCs w:val="22"/>
        </w:rPr>
        <w:t>)</w:t>
      </w:r>
      <w:r w:rsidR="7CBF4C95" w:rsidRPr="741568EE">
        <w:rPr>
          <w:rFonts w:ascii="Arial" w:eastAsia="Arial" w:hAnsi="Arial" w:cs="Arial"/>
          <w:noProof w:val="0"/>
          <w:sz w:val="22"/>
          <w:szCs w:val="22"/>
        </w:rPr>
        <w:t xml:space="preserve">, надаючи пріоритет інтеграції в існуючі структури управління або координації послуг, а не створенню паралельних органів ; </w:t>
      </w:r>
    </w:p>
    <w:p w14:paraId="1001E0B9" w14:textId="40DFAF41" w:rsidR="540F2140" w:rsidRDefault="67CFDE98" w:rsidP="39AC3BEA">
      <w:pPr>
        <w:pStyle w:val="ListParagraph"/>
        <w:numPr>
          <w:ilvl w:val="0"/>
          <w:numId w:val="9"/>
        </w:numPr>
        <w:jc w:val="both"/>
        <w:rPr>
          <w:rFonts w:ascii="Arial" w:eastAsia="Arial" w:hAnsi="Arial" w:cs="Arial"/>
          <w:noProof w:val="0"/>
          <w:sz w:val="22"/>
          <w:szCs w:val="22"/>
        </w:rPr>
      </w:pPr>
      <w:r w:rsidRPr="1CB6296D">
        <w:rPr>
          <w:rFonts w:ascii="Arial" w:eastAsia="Arial" w:hAnsi="Arial" w:cs="Arial"/>
          <w:noProof w:val="0"/>
          <w:sz w:val="22"/>
          <w:szCs w:val="22"/>
        </w:rPr>
        <w:t>Визнач</w:t>
      </w:r>
      <w:r w:rsidR="727A029F" w:rsidRPr="1CB6296D">
        <w:rPr>
          <w:rFonts w:ascii="Arial" w:eastAsia="Arial" w:hAnsi="Arial" w:cs="Arial"/>
          <w:noProof w:val="0"/>
          <w:sz w:val="22"/>
          <w:szCs w:val="22"/>
        </w:rPr>
        <w:t>ення</w:t>
      </w:r>
      <w:r w:rsidR="2A9F698F" w:rsidRPr="1CB6296D">
        <w:rPr>
          <w:rFonts w:ascii="Arial" w:eastAsia="Arial" w:hAnsi="Arial" w:cs="Arial"/>
          <w:noProof w:val="0"/>
          <w:sz w:val="22"/>
          <w:szCs w:val="22"/>
        </w:rPr>
        <w:t xml:space="preserve"> рол</w:t>
      </w:r>
      <w:r w:rsidR="0740AACA" w:rsidRPr="1CB6296D">
        <w:rPr>
          <w:rFonts w:ascii="Arial" w:eastAsia="Arial" w:hAnsi="Arial" w:cs="Arial"/>
          <w:noProof w:val="0"/>
          <w:sz w:val="22"/>
          <w:szCs w:val="22"/>
        </w:rPr>
        <w:t>ей</w:t>
      </w:r>
      <w:r w:rsidRPr="1CB6296D">
        <w:rPr>
          <w:rFonts w:ascii="Arial" w:eastAsia="Arial" w:hAnsi="Arial" w:cs="Arial"/>
          <w:noProof w:val="0"/>
          <w:sz w:val="22"/>
          <w:szCs w:val="22"/>
        </w:rPr>
        <w:t>, обов’язк</w:t>
      </w:r>
      <w:r w:rsidR="5EB40791" w:rsidRPr="1CB6296D">
        <w:rPr>
          <w:rFonts w:ascii="Arial" w:eastAsia="Arial" w:hAnsi="Arial" w:cs="Arial"/>
          <w:noProof w:val="0"/>
          <w:sz w:val="22"/>
          <w:szCs w:val="22"/>
        </w:rPr>
        <w:t>ів</w:t>
      </w:r>
      <w:r w:rsidRPr="1CB6296D">
        <w:rPr>
          <w:rFonts w:ascii="Arial" w:eastAsia="Arial" w:hAnsi="Arial" w:cs="Arial"/>
          <w:noProof w:val="0"/>
          <w:sz w:val="22"/>
          <w:szCs w:val="22"/>
        </w:rPr>
        <w:t xml:space="preserve"> та офіційн</w:t>
      </w:r>
      <w:r w:rsidR="2540E564" w:rsidRPr="1CB6296D">
        <w:rPr>
          <w:rFonts w:ascii="Arial" w:eastAsia="Arial" w:hAnsi="Arial" w:cs="Arial"/>
          <w:noProof w:val="0"/>
          <w:sz w:val="22"/>
          <w:szCs w:val="22"/>
        </w:rPr>
        <w:t>е</w:t>
      </w:r>
      <w:r w:rsidRPr="1CB6296D">
        <w:rPr>
          <w:rFonts w:ascii="Arial" w:eastAsia="Arial" w:hAnsi="Arial" w:cs="Arial"/>
          <w:noProof w:val="0"/>
          <w:sz w:val="22"/>
          <w:szCs w:val="22"/>
        </w:rPr>
        <w:t xml:space="preserve"> затверд</w:t>
      </w:r>
      <w:r w:rsidR="5698D0E9" w:rsidRPr="1CB6296D">
        <w:rPr>
          <w:rFonts w:ascii="Arial" w:eastAsia="Arial" w:hAnsi="Arial" w:cs="Arial"/>
          <w:noProof w:val="0"/>
          <w:sz w:val="22"/>
          <w:szCs w:val="22"/>
        </w:rPr>
        <w:t>ження</w:t>
      </w:r>
      <w:r w:rsidRPr="1CB6296D">
        <w:rPr>
          <w:rFonts w:ascii="Arial" w:eastAsia="Arial" w:hAnsi="Arial" w:cs="Arial"/>
          <w:noProof w:val="0"/>
          <w:sz w:val="22"/>
          <w:szCs w:val="22"/>
        </w:rPr>
        <w:t xml:space="preserve"> основн</w:t>
      </w:r>
      <w:r w:rsidR="6A0F99E0" w:rsidRPr="1CB6296D">
        <w:rPr>
          <w:rFonts w:ascii="Arial" w:eastAsia="Arial" w:hAnsi="Arial" w:cs="Arial"/>
          <w:noProof w:val="0"/>
          <w:sz w:val="22"/>
          <w:szCs w:val="22"/>
        </w:rPr>
        <w:t>их</w:t>
      </w:r>
      <w:r w:rsidRPr="1CB6296D">
        <w:rPr>
          <w:rFonts w:ascii="Arial" w:eastAsia="Arial" w:hAnsi="Arial" w:cs="Arial"/>
          <w:noProof w:val="0"/>
          <w:sz w:val="22"/>
          <w:szCs w:val="22"/>
        </w:rPr>
        <w:t xml:space="preserve"> процедур функціонування координаційних механізмів із чітким описом процесів прийняття рішень та ролей ветеранів (</w:t>
      </w:r>
      <w:r w:rsidR="62871E37" w:rsidRPr="1CB6296D">
        <w:rPr>
          <w:rFonts w:ascii="Arial" w:eastAsia="Arial" w:hAnsi="Arial" w:cs="Arial"/>
          <w:noProof w:val="0"/>
          <w:sz w:val="22"/>
          <w:szCs w:val="22"/>
        </w:rPr>
        <w:t>членів їхніх родин, членів родин загиблих та зниклих безвісти</w:t>
      </w:r>
      <w:r w:rsidRPr="1CB6296D">
        <w:rPr>
          <w:rFonts w:ascii="Arial" w:eastAsia="Arial" w:hAnsi="Arial" w:cs="Arial"/>
          <w:noProof w:val="0"/>
          <w:sz w:val="22"/>
          <w:szCs w:val="22"/>
        </w:rPr>
        <w:t>) у цих механізмах координації, включаючи те, як їхні пропозиції впливають на пріоритети, направлення або обговорення місцев</w:t>
      </w:r>
      <w:r w:rsidR="42EDE272" w:rsidRPr="1CB6296D">
        <w:rPr>
          <w:rFonts w:ascii="Arial" w:eastAsia="Arial" w:hAnsi="Arial" w:cs="Arial"/>
          <w:noProof w:val="0"/>
          <w:sz w:val="22"/>
          <w:szCs w:val="22"/>
        </w:rPr>
        <w:t>их</w:t>
      </w:r>
      <w:r w:rsidRPr="1CB6296D">
        <w:rPr>
          <w:rFonts w:ascii="Arial" w:eastAsia="Arial" w:hAnsi="Arial" w:cs="Arial"/>
          <w:noProof w:val="0"/>
          <w:sz w:val="22"/>
          <w:szCs w:val="22"/>
        </w:rPr>
        <w:t xml:space="preserve"> політик</w:t>
      </w:r>
      <w:r w:rsidR="13280B1E" w:rsidRPr="1CB6296D">
        <w:rPr>
          <w:rFonts w:ascii="Arial" w:eastAsia="Arial" w:hAnsi="Arial" w:cs="Arial"/>
          <w:noProof w:val="0"/>
          <w:sz w:val="22"/>
          <w:szCs w:val="22"/>
        </w:rPr>
        <w:t>;</w:t>
      </w:r>
      <w:r w:rsidRPr="1CB6296D">
        <w:rPr>
          <w:rFonts w:ascii="Arial" w:eastAsia="Arial" w:hAnsi="Arial" w:cs="Arial"/>
          <w:noProof w:val="0"/>
          <w:sz w:val="22"/>
          <w:szCs w:val="22"/>
        </w:rPr>
        <w:t xml:space="preserve"> </w:t>
      </w:r>
    </w:p>
    <w:p w14:paraId="01B7A2DB" w14:textId="225208BD" w:rsidR="540F2140" w:rsidRDefault="05404FFA" w:rsidP="39AC3BEA">
      <w:pPr>
        <w:pStyle w:val="ListParagraph"/>
        <w:numPr>
          <w:ilvl w:val="0"/>
          <w:numId w:val="9"/>
        </w:numPr>
        <w:jc w:val="both"/>
        <w:rPr>
          <w:rFonts w:ascii="Arial" w:eastAsia="Arial" w:hAnsi="Arial" w:cs="Arial"/>
          <w:noProof w:val="0"/>
          <w:sz w:val="22"/>
          <w:szCs w:val="22"/>
        </w:rPr>
      </w:pPr>
      <w:r w:rsidRPr="573EC03B">
        <w:rPr>
          <w:rFonts w:ascii="Arial" w:eastAsia="Arial" w:hAnsi="Arial" w:cs="Arial"/>
          <w:noProof w:val="0"/>
          <w:sz w:val="22"/>
          <w:szCs w:val="22"/>
        </w:rPr>
        <w:t>Забезпеч</w:t>
      </w:r>
      <w:r w:rsidR="171FACA2" w:rsidRPr="573EC03B">
        <w:rPr>
          <w:rFonts w:ascii="Arial" w:eastAsia="Arial" w:hAnsi="Arial" w:cs="Arial"/>
          <w:noProof w:val="0"/>
          <w:sz w:val="22"/>
          <w:szCs w:val="22"/>
        </w:rPr>
        <w:t>ення</w:t>
      </w:r>
      <w:r w:rsidRPr="573EC03B">
        <w:rPr>
          <w:rFonts w:ascii="Arial" w:eastAsia="Arial" w:hAnsi="Arial" w:cs="Arial"/>
          <w:noProof w:val="0"/>
          <w:sz w:val="22"/>
          <w:szCs w:val="22"/>
        </w:rPr>
        <w:t xml:space="preserve"> регулярн</w:t>
      </w:r>
      <w:r w:rsidR="6DB1B881" w:rsidRPr="573EC03B">
        <w:rPr>
          <w:rFonts w:ascii="Arial" w:eastAsia="Arial" w:hAnsi="Arial" w:cs="Arial"/>
          <w:noProof w:val="0"/>
          <w:sz w:val="22"/>
          <w:szCs w:val="22"/>
        </w:rPr>
        <w:t>ого</w:t>
      </w:r>
      <w:r w:rsidRPr="573EC03B">
        <w:rPr>
          <w:rFonts w:ascii="Arial" w:eastAsia="Arial" w:hAnsi="Arial" w:cs="Arial"/>
          <w:noProof w:val="0"/>
          <w:sz w:val="22"/>
          <w:szCs w:val="22"/>
        </w:rPr>
        <w:t xml:space="preserve"> функціонування координаційних платформ,</w:t>
      </w:r>
      <w:r w:rsidR="1575EDA6" w:rsidRPr="573EC03B">
        <w:rPr>
          <w:rFonts w:ascii="Arial" w:eastAsia="Arial" w:hAnsi="Arial" w:cs="Arial"/>
          <w:noProof w:val="0"/>
          <w:sz w:val="22"/>
          <w:szCs w:val="22"/>
        </w:rPr>
        <w:t xml:space="preserve"> з забезпеченням уникнення дублювання функцій</w:t>
      </w:r>
      <w:r w:rsidRPr="573EC03B">
        <w:rPr>
          <w:rFonts w:ascii="Arial" w:eastAsia="Arial" w:hAnsi="Arial" w:cs="Arial"/>
          <w:noProof w:val="0"/>
          <w:sz w:val="22"/>
          <w:szCs w:val="22"/>
        </w:rPr>
        <w:t xml:space="preserve"> з існуючими ОГС та доповн</w:t>
      </w:r>
      <w:r w:rsidR="4EFB5156" w:rsidRPr="573EC03B">
        <w:rPr>
          <w:rFonts w:ascii="Arial" w:eastAsia="Arial" w:hAnsi="Arial" w:cs="Arial"/>
          <w:noProof w:val="0"/>
          <w:sz w:val="22"/>
          <w:szCs w:val="22"/>
        </w:rPr>
        <w:t>енням</w:t>
      </w:r>
      <w:r w:rsidRPr="573EC03B">
        <w:rPr>
          <w:rFonts w:ascii="Arial" w:eastAsia="Arial" w:hAnsi="Arial" w:cs="Arial"/>
          <w:noProof w:val="0"/>
          <w:sz w:val="22"/>
          <w:szCs w:val="22"/>
        </w:rPr>
        <w:t>, а не замін</w:t>
      </w:r>
      <w:r w:rsidR="7C6D0A1D" w:rsidRPr="573EC03B">
        <w:rPr>
          <w:rFonts w:ascii="Arial" w:eastAsia="Arial" w:hAnsi="Arial" w:cs="Arial"/>
          <w:noProof w:val="0"/>
          <w:sz w:val="22"/>
          <w:szCs w:val="22"/>
        </w:rPr>
        <w:t>ою</w:t>
      </w:r>
      <w:r w:rsidRPr="573EC03B">
        <w:rPr>
          <w:rFonts w:ascii="Arial" w:eastAsia="Arial" w:hAnsi="Arial" w:cs="Arial"/>
          <w:noProof w:val="0"/>
          <w:sz w:val="22"/>
          <w:szCs w:val="22"/>
        </w:rPr>
        <w:t xml:space="preserve"> їхн</w:t>
      </w:r>
      <w:r w:rsidR="3AD2377C" w:rsidRPr="573EC03B">
        <w:rPr>
          <w:rFonts w:ascii="Arial" w:eastAsia="Arial" w:hAnsi="Arial" w:cs="Arial"/>
          <w:noProof w:val="0"/>
          <w:sz w:val="22"/>
          <w:szCs w:val="22"/>
        </w:rPr>
        <w:t>ьої</w:t>
      </w:r>
      <w:r w:rsidRPr="573EC03B">
        <w:rPr>
          <w:rFonts w:ascii="Arial" w:eastAsia="Arial" w:hAnsi="Arial" w:cs="Arial"/>
          <w:noProof w:val="0"/>
          <w:sz w:val="22"/>
          <w:szCs w:val="22"/>
        </w:rPr>
        <w:t xml:space="preserve"> робот</w:t>
      </w:r>
      <w:r w:rsidR="26BCEDAE" w:rsidRPr="573EC03B">
        <w:rPr>
          <w:rFonts w:ascii="Arial" w:eastAsia="Arial" w:hAnsi="Arial" w:cs="Arial"/>
          <w:noProof w:val="0"/>
          <w:sz w:val="22"/>
          <w:szCs w:val="22"/>
        </w:rPr>
        <w:t>и</w:t>
      </w:r>
      <w:r w:rsidRPr="573EC03B">
        <w:rPr>
          <w:rFonts w:ascii="Arial" w:eastAsia="Arial" w:hAnsi="Arial" w:cs="Arial"/>
          <w:noProof w:val="0"/>
          <w:sz w:val="22"/>
          <w:szCs w:val="22"/>
        </w:rPr>
        <w:t xml:space="preserve">. </w:t>
      </w:r>
    </w:p>
    <w:p w14:paraId="29DF1954" w14:textId="0F8D1B85" w:rsidR="204BA1E1" w:rsidRDefault="30CA1E5F" w:rsidP="39AC3BEA">
      <w:pPr>
        <w:pStyle w:val="ListParagraph"/>
        <w:numPr>
          <w:ilvl w:val="0"/>
          <w:numId w:val="9"/>
        </w:numPr>
        <w:jc w:val="both"/>
        <w:rPr>
          <w:rFonts w:ascii="Arial" w:eastAsia="Arial" w:hAnsi="Arial" w:cs="Arial"/>
          <w:noProof w:val="0"/>
          <w:sz w:val="22"/>
          <w:szCs w:val="22"/>
        </w:rPr>
      </w:pPr>
      <w:r w:rsidRPr="573EC03B">
        <w:rPr>
          <w:rFonts w:ascii="Arial" w:eastAsia="Arial" w:hAnsi="Arial" w:cs="Arial"/>
          <w:noProof w:val="0"/>
          <w:sz w:val="22"/>
          <w:szCs w:val="22"/>
        </w:rPr>
        <w:t>Організ</w:t>
      </w:r>
      <w:r w:rsidR="07B9F176" w:rsidRPr="573EC03B">
        <w:rPr>
          <w:rFonts w:ascii="Arial" w:eastAsia="Arial" w:hAnsi="Arial" w:cs="Arial"/>
          <w:noProof w:val="0"/>
          <w:sz w:val="22"/>
          <w:szCs w:val="22"/>
        </w:rPr>
        <w:t>ація</w:t>
      </w:r>
      <w:r w:rsidRPr="573EC03B">
        <w:rPr>
          <w:rFonts w:ascii="Arial" w:eastAsia="Arial" w:hAnsi="Arial" w:cs="Arial"/>
          <w:noProof w:val="0"/>
          <w:sz w:val="22"/>
          <w:szCs w:val="22"/>
        </w:rPr>
        <w:t xml:space="preserve"> звітування про роботу координаційного органу перед громадськістю, включаючи механізми зворотного зв’язку та механізми залучення громадськості.</w:t>
      </w:r>
    </w:p>
    <w:p w14:paraId="2000BC23" w14:textId="5F65AE7D" w:rsidR="540F2140" w:rsidRDefault="62FB2BA1" w:rsidP="39AC3BEA">
      <w:pPr>
        <w:pStyle w:val="ListParagraph"/>
        <w:numPr>
          <w:ilvl w:val="0"/>
          <w:numId w:val="17"/>
        </w:numPr>
        <w:ind w:left="540"/>
        <w:jc w:val="both"/>
        <w:rPr>
          <w:rFonts w:ascii="Arial" w:eastAsia="Arial" w:hAnsi="Arial" w:cs="Arial"/>
          <w:b/>
          <w:bCs/>
          <w:noProof w:val="0"/>
          <w:sz w:val="22"/>
          <w:szCs w:val="22"/>
        </w:rPr>
      </w:pPr>
      <w:r w:rsidRPr="4EC72FC1">
        <w:rPr>
          <w:rFonts w:ascii="Arial" w:eastAsia="Arial" w:hAnsi="Arial" w:cs="Arial"/>
          <w:b/>
          <w:bCs/>
          <w:noProof w:val="0"/>
          <w:sz w:val="22"/>
          <w:szCs w:val="22"/>
        </w:rPr>
        <w:t>Сприяння координаційним процесам</w:t>
      </w:r>
    </w:p>
    <w:p w14:paraId="43095C53" w14:textId="2E34CBA8" w:rsidR="540F2140" w:rsidRDefault="62FB2BA1" w:rsidP="39AC3BEA">
      <w:pPr>
        <w:pStyle w:val="ListParagraph"/>
        <w:numPr>
          <w:ilvl w:val="0"/>
          <w:numId w:val="12"/>
        </w:numPr>
        <w:jc w:val="both"/>
        <w:rPr>
          <w:rFonts w:ascii="Arial" w:eastAsia="Arial" w:hAnsi="Arial" w:cs="Arial"/>
          <w:noProof w:val="0"/>
          <w:sz w:val="22"/>
          <w:szCs w:val="22"/>
        </w:rPr>
      </w:pPr>
      <w:r w:rsidRPr="138CC321">
        <w:rPr>
          <w:rFonts w:ascii="Arial" w:eastAsia="Arial" w:hAnsi="Arial" w:cs="Arial"/>
          <w:noProof w:val="0"/>
          <w:sz w:val="22"/>
          <w:szCs w:val="22"/>
        </w:rPr>
        <w:t>Організ</w:t>
      </w:r>
      <w:r w:rsidR="71FF038A" w:rsidRPr="138CC321">
        <w:rPr>
          <w:rFonts w:ascii="Arial" w:eastAsia="Arial" w:hAnsi="Arial" w:cs="Arial"/>
          <w:noProof w:val="0"/>
          <w:sz w:val="22"/>
          <w:szCs w:val="22"/>
        </w:rPr>
        <w:t>ація</w:t>
      </w:r>
      <w:r w:rsidRPr="138CC321">
        <w:rPr>
          <w:rFonts w:ascii="Arial" w:eastAsia="Arial" w:hAnsi="Arial" w:cs="Arial"/>
          <w:noProof w:val="0"/>
          <w:sz w:val="22"/>
          <w:szCs w:val="22"/>
        </w:rPr>
        <w:t xml:space="preserve"> та сприя</w:t>
      </w:r>
      <w:r w:rsidR="13F772DB" w:rsidRPr="138CC321">
        <w:rPr>
          <w:rFonts w:ascii="Arial" w:eastAsia="Arial" w:hAnsi="Arial" w:cs="Arial"/>
          <w:noProof w:val="0"/>
          <w:sz w:val="22"/>
          <w:szCs w:val="22"/>
        </w:rPr>
        <w:t>ння</w:t>
      </w:r>
      <w:r w:rsidRPr="138CC321">
        <w:rPr>
          <w:rFonts w:ascii="Arial" w:eastAsia="Arial" w:hAnsi="Arial" w:cs="Arial"/>
          <w:noProof w:val="0"/>
          <w:sz w:val="22"/>
          <w:szCs w:val="22"/>
        </w:rPr>
        <w:t xml:space="preserve"> проведенню регулярних координаційних зустрічей та робочих сесій, присвячених конкретним опера</w:t>
      </w:r>
      <w:r w:rsidR="437C6EDB" w:rsidRPr="138CC321">
        <w:rPr>
          <w:rFonts w:ascii="Arial" w:eastAsia="Arial" w:hAnsi="Arial" w:cs="Arial"/>
          <w:noProof w:val="0"/>
          <w:sz w:val="22"/>
          <w:szCs w:val="22"/>
        </w:rPr>
        <w:t>ційним та/</w:t>
      </w:r>
      <w:r w:rsidRPr="138CC321">
        <w:rPr>
          <w:rFonts w:ascii="Arial" w:eastAsia="Arial" w:hAnsi="Arial" w:cs="Arial"/>
          <w:noProof w:val="0"/>
          <w:sz w:val="22"/>
          <w:szCs w:val="22"/>
        </w:rPr>
        <w:t xml:space="preserve">або системним викликам (наприклад, прогалини в послугах, дублювання тощо); </w:t>
      </w:r>
    </w:p>
    <w:p w14:paraId="78D59322" w14:textId="79461A2D" w:rsidR="540F2140" w:rsidRDefault="62FB2BA1" w:rsidP="39AC3BEA">
      <w:pPr>
        <w:pStyle w:val="ListParagraph"/>
        <w:numPr>
          <w:ilvl w:val="0"/>
          <w:numId w:val="12"/>
        </w:numPr>
        <w:jc w:val="both"/>
        <w:rPr>
          <w:rFonts w:ascii="Arial" w:eastAsia="Arial" w:hAnsi="Arial" w:cs="Arial"/>
          <w:noProof w:val="0"/>
          <w:sz w:val="22"/>
          <w:szCs w:val="22"/>
        </w:rPr>
      </w:pPr>
      <w:r w:rsidRPr="30EC0D6C">
        <w:rPr>
          <w:rFonts w:ascii="Arial" w:eastAsia="Arial" w:hAnsi="Arial" w:cs="Arial"/>
          <w:noProof w:val="0"/>
          <w:sz w:val="22"/>
          <w:szCs w:val="22"/>
        </w:rPr>
        <w:t>Підтрим</w:t>
      </w:r>
      <w:r w:rsidR="777E0BD0" w:rsidRPr="30EC0D6C">
        <w:rPr>
          <w:rFonts w:ascii="Arial" w:eastAsia="Arial" w:hAnsi="Arial" w:cs="Arial"/>
          <w:noProof w:val="0"/>
          <w:sz w:val="22"/>
          <w:szCs w:val="22"/>
        </w:rPr>
        <w:t>ка</w:t>
      </w:r>
      <w:r w:rsidRPr="30EC0D6C">
        <w:rPr>
          <w:rFonts w:ascii="Arial" w:eastAsia="Arial" w:hAnsi="Arial" w:cs="Arial"/>
          <w:noProof w:val="0"/>
          <w:sz w:val="22"/>
          <w:szCs w:val="22"/>
        </w:rPr>
        <w:t xml:space="preserve"> обмін</w:t>
      </w:r>
      <w:r w:rsidR="2737FF49" w:rsidRPr="30EC0D6C">
        <w:rPr>
          <w:rFonts w:ascii="Arial" w:eastAsia="Arial" w:hAnsi="Arial" w:cs="Arial"/>
          <w:noProof w:val="0"/>
          <w:sz w:val="22"/>
          <w:szCs w:val="22"/>
        </w:rPr>
        <w:t>у</w:t>
      </w:r>
      <w:r w:rsidRPr="30EC0D6C">
        <w:rPr>
          <w:rFonts w:ascii="Arial" w:eastAsia="Arial" w:hAnsi="Arial" w:cs="Arial"/>
          <w:noProof w:val="0"/>
          <w:sz w:val="22"/>
          <w:szCs w:val="22"/>
        </w:rPr>
        <w:t xml:space="preserve"> інформацією, спільне планування та узгодження діяльності між зацікавленими сторонами; </w:t>
      </w:r>
    </w:p>
    <w:p w14:paraId="51C5CACD" w14:textId="6C5DFDC5" w:rsidR="540F2140" w:rsidRDefault="21B69AE4" w:rsidP="39AC3BEA">
      <w:pPr>
        <w:pStyle w:val="ListParagraph"/>
        <w:numPr>
          <w:ilvl w:val="0"/>
          <w:numId w:val="12"/>
        </w:numPr>
        <w:jc w:val="both"/>
        <w:rPr>
          <w:rFonts w:ascii="Arial" w:eastAsia="Arial" w:hAnsi="Arial" w:cs="Arial"/>
          <w:noProof w:val="0"/>
          <w:sz w:val="22"/>
          <w:szCs w:val="22"/>
        </w:rPr>
      </w:pPr>
      <w:r w:rsidRPr="00FCD9E7">
        <w:rPr>
          <w:rFonts w:ascii="Arial" w:eastAsia="Arial" w:hAnsi="Arial" w:cs="Arial"/>
          <w:noProof w:val="0"/>
          <w:sz w:val="22"/>
          <w:szCs w:val="22"/>
        </w:rPr>
        <w:lastRenderedPageBreak/>
        <w:t>Практичне застосування</w:t>
      </w:r>
      <w:r w:rsidR="62FB2BA1" w:rsidRPr="00FCD9E7">
        <w:rPr>
          <w:rFonts w:ascii="Arial" w:eastAsia="Arial" w:hAnsi="Arial" w:cs="Arial"/>
          <w:noProof w:val="0"/>
          <w:sz w:val="22"/>
          <w:szCs w:val="22"/>
        </w:rPr>
        <w:t xml:space="preserve"> метод</w:t>
      </w:r>
      <w:r w:rsidR="095197BC" w:rsidRPr="00FCD9E7">
        <w:rPr>
          <w:rFonts w:ascii="Arial" w:eastAsia="Arial" w:hAnsi="Arial" w:cs="Arial"/>
          <w:noProof w:val="0"/>
          <w:sz w:val="22"/>
          <w:szCs w:val="22"/>
        </w:rPr>
        <w:t>ів</w:t>
      </w:r>
      <w:r w:rsidR="62FB2BA1" w:rsidRPr="00FCD9E7">
        <w:rPr>
          <w:rFonts w:ascii="Arial" w:eastAsia="Arial" w:hAnsi="Arial" w:cs="Arial"/>
          <w:noProof w:val="0"/>
          <w:sz w:val="22"/>
          <w:szCs w:val="22"/>
        </w:rPr>
        <w:t xml:space="preserve"> фасилітації</w:t>
      </w:r>
      <w:r w:rsidR="526F21EE" w:rsidRPr="00FCD9E7">
        <w:rPr>
          <w:rFonts w:ascii="Arial" w:eastAsia="Arial" w:hAnsi="Arial" w:cs="Arial"/>
          <w:noProof w:val="0"/>
          <w:sz w:val="22"/>
          <w:szCs w:val="22"/>
        </w:rPr>
        <w:t xml:space="preserve"> з метою </w:t>
      </w:r>
      <w:r w:rsidR="62FB2BA1" w:rsidRPr="00FCD9E7">
        <w:rPr>
          <w:rFonts w:ascii="Arial" w:eastAsia="Arial" w:hAnsi="Arial" w:cs="Arial"/>
          <w:noProof w:val="0"/>
          <w:sz w:val="22"/>
          <w:szCs w:val="22"/>
        </w:rPr>
        <w:t>забезпеч</w:t>
      </w:r>
      <w:r w:rsidR="3DD2CBF4" w:rsidRPr="00FCD9E7">
        <w:rPr>
          <w:rFonts w:ascii="Arial" w:eastAsia="Arial" w:hAnsi="Arial" w:cs="Arial"/>
          <w:noProof w:val="0"/>
          <w:sz w:val="22"/>
          <w:szCs w:val="22"/>
        </w:rPr>
        <w:t>ення</w:t>
      </w:r>
      <w:r w:rsidR="62FB2BA1" w:rsidRPr="00FCD9E7">
        <w:rPr>
          <w:rFonts w:ascii="Arial" w:eastAsia="Arial" w:hAnsi="Arial" w:cs="Arial"/>
          <w:noProof w:val="0"/>
          <w:sz w:val="22"/>
          <w:szCs w:val="22"/>
        </w:rPr>
        <w:t xml:space="preserve"> активн</w:t>
      </w:r>
      <w:r w:rsidR="325E4D16" w:rsidRPr="00FCD9E7">
        <w:rPr>
          <w:rFonts w:ascii="Arial" w:eastAsia="Arial" w:hAnsi="Arial" w:cs="Arial"/>
          <w:noProof w:val="0"/>
          <w:sz w:val="22"/>
          <w:szCs w:val="22"/>
        </w:rPr>
        <w:t xml:space="preserve">ої участі кінцевих бенефіціарів </w:t>
      </w:r>
      <w:r w:rsidR="62FB2BA1" w:rsidRPr="00FCD9E7">
        <w:rPr>
          <w:rFonts w:ascii="Arial" w:eastAsia="Arial" w:hAnsi="Arial" w:cs="Arial"/>
          <w:noProof w:val="0"/>
          <w:sz w:val="22"/>
          <w:szCs w:val="22"/>
        </w:rPr>
        <w:t>та практичн</w:t>
      </w:r>
      <w:r w:rsidR="51C9103A" w:rsidRPr="00FCD9E7">
        <w:rPr>
          <w:rFonts w:ascii="Arial" w:eastAsia="Arial" w:hAnsi="Arial" w:cs="Arial"/>
          <w:noProof w:val="0"/>
          <w:sz w:val="22"/>
          <w:szCs w:val="22"/>
        </w:rPr>
        <w:t>их</w:t>
      </w:r>
      <w:r w:rsidR="62FB2BA1" w:rsidRPr="00FCD9E7">
        <w:rPr>
          <w:rFonts w:ascii="Arial" w:eastAsia="Arial" w:hAnsi="Arial" w:cs="Arial"/>
          <w:noProof w:val="0"/>
          <w:sz w:val="22"/>
          <w:szCs w:val="22"/>
        </w:rPr>
        <w:t xml:space="preserve"> результат</w:t>
      </w:r>
      <w:r w:rsidR="7533DC33" w:rsidRPr="00FCD9E7">
        <w:rPr>
          <w:rFonts w:ascii="Arial" w:eastAsia="Arial" w:hAnsi="Arial" w:cs="Arial"/>
          <w:noProof w:val="0"/>
          <w:sz w:val="22"/>
          <w:szCs w:val="22"/>
        </w:rPr>
        <w:t>ів</w:t>
      </w:r>
      <w:r w:rsidR="62FB2BA1" w:rsidRPr="00FCD9E7">
        <w:rPr>
          <w:rFonts w:ascii="Arial" w:eastAsia="Arial" w:hAnsi="Arial" w:cs="Arial"/>
          <w:noProof w:val="0"/>
          <w:sz w:val="22"/>
          <w:szCs w:val="22"/>
        </w:rPr>
        <w:t>.</w:t>
      </w:r>
    </w:p>
    <w:p w14:paraId="083F5E0D" w14:textId="7F1DA63C" w:rsidR="540F2140" w:rsidRDefault="62FB2BA1" w:rsidP="39AC3BEA">
      <w:pPr>
        <w:pStyle w:val="ListParagraph"/>
        <w:numPr>
          <w:ilvl w:val="0"/>
          <w:numId w:val="17"/>
        </w:numPr>
        <w:ind w:left="540"/>
        <w:jc w:val="both"/>
        <w:rPr>
          <w:rFonts w:ascii="Arial" w:eastAsia="Arial" w:hAnsi="Arial" w:cs="Arial"/>
          <w:b/>
          <w:bCs/>
          <w:noProof w:val="0"/>
          <w:sz w:val="22"/>
          <w:szCs w:val="22"/>
        </w:rPr>
      </w:pPr>
      <w:r w:rsidRPr="4EC72FC1">
        <w:rPr>
          <w:rFonts w:ascii="Arial" w:eastAsia="Arial" w:hAnsi="Arial" w:cs="Arial"/>
          <w:b/>
          <w:bCs/>
          <w:noProof w:val="0"/>
          <w:sz w:val="22"/>
          <w:szCs w:val="22"/>
        </w:rPr>
        <w:t>Розбудова потенціалу зацікавлених сторін-учасників</w:t>
      </w:r>
    </w:p>
    <w:p w14:paraId="0AFFA1C8" w14:textId="1C7C1B08" w:rsidR="540F2140" w:rsidRDefault="62FB2BA1" w:rsidP="39AC3BEA">
      <w:pPr>
        <w:pStyle w:val="ListParagraph"/>
        <w:numPr>
          <w:ilvl w:val="0"/>
          <w:numId w:val="6"/>
        </w:numPr>
        <w:jc w:val="both"/>
        <w:rPr>
          <w:rFonts w:ascii="Arial" w:eastAsia="Arial" w:hAnsi="Arial" w:cs="Arial"/>
          <w:noProof w:val="0"/>
          <w:sz w:val="22"/>
          <w:szCs w:val="22"/>
        </w:rPr>
      </w:pPr>
      <w:r w:rsidRPr="57BC6D89">
        <w:rPr>
          <w:rFonts w:ascii="Arial" w:eastAsia="Arial" w:hAnsi="Arial" w:cs="Arial"/>
          <w:noProof w:val="0"/>
          <w:sz w:val="22"/>
          <w:szCs w:val="22"/>
        </w:rPr>
        <w:t>Нада</w:t>
      </w:r>
      <w:r w:rsidR="7BB71895" w:rsidRPr="57BC6D89">
        <w:rPr>
          <w:rFonts w:ascii="Arial" w:eastAsia="Arial" w:hAnsi="Arial" w:cs="Arial"/>
          <w:noProof w:val="0"/>
          <w:sz w:val="22"/>
          <w:szCs w:val="22"/>
        </w:rPr>
        <w:t>ння</w:t>
      </w:r>
      <w:r w:rsidRPr="57BC6D89">
        <w:rPr>
          <w:rFonts w:ascii="Arial" w:eastAsia="Arial" w:hAnsi="Arial" w:cs="Arial"/>
          <w:noProof w:val="0"/>
          <w:sz w:val="22"/>
          <w:szCs w:val="22"/>
        </w:rPr>
        <w:t xml:space="preserve"> практичн</w:t>
      </w:r>
      <w:r w:rsidR="32F14DAE" w:rsidRPr="57BC6D89">
        <w:rPr>
          <w:rFonts w:ascii="Arial" w:eastAsia="Arial" w:hAnsi="Arial" w:cs="Arial"/>
          <w:noProof w:val="0"/>
          <w:sz w:val="22"/>
          <w:szCs w:val="22"/>
        </w:rPr>
        <w:t>ої</w:t>
      </w:r>
      <w:r w:rsidRPr="57BC6D89">
        <w:rPr>
          <w:rFonts w:ascii="Arial" w:eastAsia="Arial" w:hAnsi="Arial" w:cs="Arial"/>
          <w:noProof w:val="0"/>
          <w:sz w:val="22"/>
          <w:szCs w:val="22"/>
        </w:rPr>
        <w:t xml:space="preserve"> підготовку та підтримк</w:t>
      </w:r>
      <w:r w:rsidR="119052B5" w:rsidRPr="57BC6D89">
        <w:rPr>
          <w:rFonts w:ascii="Arial" w:eastAsia="Arial" w:hAnsi="Arial" w:cs="Arial"/>
          <w:noProof w:val="0"/>
          <w:sz w:val="22"/>
          <w:szCs w:val="22"/>
        </w:rPr>
        <w:t>и</w:t>
      </w:r>
      <w:r w:rsidRPr="57BC6D89">
        <w:rPr>
          <w:rFonts w:ascii="Arial" w:eastAsia="Arial" w:hAnsi="Arial" w:cs="Arial"/>
          <w:noProof w:val="0"/>
          <w:sz w:val="22"/>
          <w:szCs w:val="22"/>
        </w:rPr>
        <w:t xml:space="preserve"> представникам організацій, що надають послуги ветеранам, та іншим зацікавленим сторонам, залученим до механізмів координації; </w:t>
      </w:r>
    </w:p>
    <w:p w14:paraId="3C951B48" w14:textId="452FF5F5" w:rsidR="540F2140" w:rsidRDefault="77698960" w:rsidP="39AC3BEA">
      <w:pPr>
        <w:pStyle w:val="ListParagraph"/>
        <w:numPr>
          <w:ilvl w:val="0"/>
          <w:numId w:val="6"/>
        </w:numPr>
        <w:jc w:val="both"/>
        <w:rPr>
          <w:rFonts w:ascii="Arial" w:eastAsia="Arial" w:hAnsi="Arial" w:cs="Arial"/>
          <w:noProof w:val="0"/>
          <w:sz w:val="22"/>
          <w:szCs w:val="22"/>
        </w:rPr>
      </w:pPr>
      <w:r w:rsidRPr="086E849B">
        <w:rPr>
          <w:rFonts w:ascii="Arial" w:eastAsia="Arial" w:hAnsi="Arial" w:cs="Arial"/>
          <w:noProof w:val="0"/>
          <w:sz w:val="22"/>
          <w:szCs w:val="22"/>
        </w:rPr>
        <w:t>Посил</w:t>
      </w:r>
      <w:r w:rsidR="6EC54FE4" w:rsidRPr="086E849B">
        <w:rPr>
          <w:rFonts w:ascii="Arial" w:eastAsia="Arial" w:hAnsi="Arial" w:cs="Arial"/>
          <w:noProof w:val="0"/>
          <w:sz w:val="22"/>
          <w:szCs w:val="22"/>
        </w:rPr>
        <w:t>ення</w:t>
      </w:r>
      <w:r w:rsidRPr="086E849B">
        <w:rPr>
          <w:rFonts w:ascii="Arial" w:eastAsia="Arial" w:hAnsi="Arial" w:cs="Arial"/>
          <w:noProof w:val="0"/>
          <w:sz w:val="22"/>
          <w:szCs w:val="22"/>
        </w:rPr>
        <w:t xml:space="preserve"> навич</w:t>
      </w:r>
      <w:r w:rsidR="24A0D0B8" w:rsidRPr="086E849B">
        <w:rPr>
          <w:rFonts w:ascii="Arial" w:eastAsia="Arial" w:hAnsi="Arial" w:cs="Arial"/>
          <w:noProof w:val="0"/>
          <w:sz w:val="22"/>
          <w:szCs w:val="22"/>
        </w:rPr>
        <w:t>ок</w:t>
      </w:r>
      <w:r w:rsidRPr="086E849B">
        <w:rPr>
          <w:rFonts w:ascii="Arial" w:eastAsia="Arial" w:hAnsi="Arial" w:cs="Arial"/>
          <w:noProof w:val="0"/>
          <w:sz w:val="22"/>
          <w:szCs w:val="22"/>
        </w:rPr>
        <w:t xml:space="preserve"> координації, залучення зацікавлених сторін, розвитку партнерства та мобілізації ресурсів; </w:t>
      </w:r>
    </w:p>
    <w:p w14:paraId="69D33AD2" w14:textId="23A3F377" w:rsidR="15A894A0" w:rsidRDefault="62FB2BA1" w:rsidP="39AC3BEA">
      <w:pPr>
        <w:pStyle w:val="ListParagraph"/>
        <w:numPr>
          <w:ilvl w:val="0"/>
          <w:numId w:val="6"/>
        </w:numPr>
        <w:jc w:val="both"/>
        <w:rPr>
          <w:rFonts w:ascii="Arial" w:eastAsia="Arial" w:hAnsi="Arial" w:cs="Arial"/>
          <w:noProof w:val="0"/>
          <w:sz w:val="22"/>
          <w:szCs w:val="22"/>
        </w:rPr>
      </w:pPr>
      <w:r w:rsidRPr="4FA9F9F0">
        <w:rPr>
          <w:rFonts w:ascii="Arial" w:eastAsia="Arial" w:hAnsi="Arial" w:cs="Arial"/>
          <w:noProof w:val="0"/>
          <w:sz w:val="22"/>
          <w:szCs w:val="22"/>
        </w:rPr>
        <w:t>Нада</w:t>
      </w:r>
      <w:r w:rsidR="71682700" w:rsidRPr="4FA9F9F0">
        <w:rPr>
          <w:rFonts w:ascii="Arial" w:eastAsia="Arial" w:hAnsi="Arial" w:cs="Arial"/>
          <w:noProof w:val="0"/>
          <w:sz w:val="22"/>
          <w:szCs w:val="22"/>
        </w:rPr>
        <w:t>ння</w:t>
      </w:r>
      <w:r w:rsidR="77698960" w:rsidRPr="4FA9F9F0">
        <w:rPr>
          <w:rFonts w:ascii="Arial" w:eastAsia="Arial" w:hAnsi="Arial" w:cs="Arial"/>
          <w:noProof w:val="0"/>
          <w:sz w:val="22"/>
          <w:szCs w:val="22"/>
        </w:rPr>
        <w:t xml:space="preserve"> підтримк</w:t>
      </w:r>
      <w:r w:rsidR="67EFC58F" w:rsidRPr="4FA9F9F0">
        <w:rPr>
          <w:rFonts w:ascii="Arial" w:eastAsia="Arial" w:hAnsi="Arial" w:cs="Arial"/>
          <w:noProof w:val="0"/>
          <w:sz w:val="22"/>
          <w:szCs w:val="22"/>
        </w:rPr>
        <w:t>и</w:t>
      </w:r>
      <w:r w:rsidRPr="4FA9F9F0">
        <w:rPr>
          <w:rFonts w:ascii="Arial" w:eastAsia="Arial" w:hAnsi="Arial" w:cs="Arial"/>
          <w:noProof w:val="0"/>
          <w:sz w:val="22"/>
          <w:szCs w:val="22"/>
        </w:rPr>
        <w:t xml:space="preserve"> організаціям-учасницям у доступі до можливостей фінансування та розробці стійких операційних моделей. </w:t>
      </w:r>
    </w:p>
    <w:p w14:paraId="4EF1296B" w14:textId="77E04663" w:rsidR="0C7A6185" w:rsidRDefault="273AF002" w:rsidP="39AC3BEA">
      <w:pPr>
        <w:pStyle w:val="ListParagraph"/>
        <w:numPr>
          <w:ilvl w:val="0"/>
          <w:numId w:val="6"/>
        </w:numPr>
        <w:jc w:val="both"/>
        <w:rPr>
          <w:rFonts w:ascii="Arial" w:eastAsia="Arial" w:hAnsi="Arial" w:cs="Arial"/>
          <w:noProof w:val="0"/>
          <w:sz w:val="22"/>
          <w:szCs w:val="22"/>
        </w:rPr>
      </w:pPr>
      <w:r w:rsidRPr="39074446">
        <w:rPr>
          <w:rFonts w:ascii="Arial" w:eastAsia="Arial" w:hAnsi="Arial" w:cs="Arial"/>
          <w:noProof w:val="0"/>
          <w:sz w:val="22"/>
          <w:szCs w:val="22"/>
        </w:rPr>
        <w:t>Підтрим</w:t>
      </w:r>
      <w:r w:rsidR="5740D394" w:rsidRPr="39074446">
        <w:rPr>
          <w:rFonts w:ascii="Arial" w:eastAsia="Arial" w:hAnsi="Arial" w:cs="Arial"/>
          <w:noProof w:val="0"/>
          <w:sz w:val="22"/>
          <w:szCs w:val="22"/>
        </w:rPr>
        <w:t>ка</w:t>
      </w:r>
      <w:r w:rsidR="3204BBB3" w:rsidRPr="39074446">
        <w:rPr>
          <w:rFonts w:ascii="Arial" w:eastAsia="Arial" w:hAnsi="Arial" w:cs="Arial"/>
          <w:noProof w:val="0"/>
          <w:sz w:val="22"/>
          <w:szCs w:val="22"/>
        </w:rPr>
        <w:t xml:space="preserve"> комунікацій</w:t>
      </w:r>
      <w:r w:rsidR="13DFE42B" w:rsidRPr="39074446">
        <w:rPr>
          <w:rFonts w:ascii="Arial" w:eastAsia="Arial" w:hAnsi="Arial" w:cs="Arial"/>
          <w:noProof w:val="0"/>
          <w:sz w:val="22"/>
          <w:szCs w:val="22"/>
        </w:rPr>
        <w:t xml:space="preserve">них </w:t>
      </w:r>
      <w:r w:rsidR="3204BBB3" w:rsidRPr="39074446">
        <w:rPr>
          <w:rFonts w:ascii="Arial" w:eastAsia="Arial" w:hAnsi="Arial" w:cs="Arial"/>
          <w:noProof w:val="0"/>
          <w:sz w:val="22"/>
          <w:szCs w:val="22"/>
        </w:rPr>
        <w:t>зусил</w:t>
      </w:r>
      <w:r w:rsidR="4DA728D9" w:rsidRPr="39074446">
        <w:rPr>
          <w:rFonts w:ascii="Arial" w:eastAsia="Arial" w:hAnsi="Arial" w:cs="Arial"/>
          <w:noProof w:val="0"/>
          <w:sz w:val="22"/>
          <w:szCs w:val="22"/>
        </w:rPr>
        <w:t>ь</w:t>
      </w:r>
      <w:r w:rsidRPr="39074446">
        <w:rPr>
          <w:rFonts w:ascii="Arial" w:eastAsia="Arial" w:hAnsi="Arial" w:cs="Arial"/>
          <w:noProof w:val="0"/>
          <w:sz w:val="22"/>
          <w:szCs w:val="22"/>
        </w:rPr>
        <w:t xml:space="preserve"> створеного координаційного механізму та сприя</w:t>
      </w:r>
      <w:r w:rsidR="69D37F74" w:rsidRPr="39074446">
        <w:rPr>
          <w:rFonts w:ascii="Arial" w:eastAsia="Arial" w:hAnsi="Arial" w:cs="Arial"/>
          <w:noProof w:val="0"/>
          <w:sz w:val="22"/>
          <w:szCs w:val="22"/>
        </w:rPr>
        <w:t>ння</w:t>
      </w:r>
      <w:r w:rsidRPr="39074446">
        <w:rPr>
          <w:rFonts w:ascii="Arial" w:eastAsia="Arial" w:hAnsi="Arial" w:cs="Arial"/>
          <w:noProof w:val="0"/>
          <w:sz w:val="22"/>
          <w:szCs w:val="22"/>
        </w:rPr>
        <w:t xml:space="preserve"> запровадженню регулярного поширення інформації, повідомлення про плани, заходи та результати для різних аудиторій. </w:t>
      </w:r>
    </w:p>
    <w:p w14:paraId="578D4A22" w14:textId="4ED12362" w:rsidR="540F2140" w:rsidRDefault="62FB2BA1" w:rsidP="39AC3BEA">
      <w:pPr>
        <w:pStyle w:val="ListParagraph"/>
        <w:numPr>
          <w:ilvl w:val="0"/>
          <w:numId w:val="17"/>
        </w:numPr>
        <w:ind w:left="540"/>
        <w:jc w:val="both"/>
        <w:rPr>
          <w:rFonts w:ascii="Arial" w:eastAsia="Arial" w:hAnsi="Arial" w:cs="Arial"/>
          <w:b/>
          <w:bCs/>
          <w:noProof w:val="0"/>
          <w:sz w:val="22"/>
          <w:szCs w:val="22"/>
        </w:rPr>
      </w:pPr>
      <w:r w:rsidRPr="4EC72FC1">
        <w:rPr>
          <w:rFonts w:ascii="Arial" w:eastAsia="Arial" w:hAnsi="Arial" w:cs="Arial"/>
          <w:b/>
          <w:bCs/>
          <w:noProof w:val="0"/>
          <w:sz w:val="22"/>
          <w:szCs w:val="22"/>
        </w:rPr>
        <w:t>Зміцнення зв’язків та партнерств</w:t>
      </w:r>
    </w:p>
    <w:p w14:paraId="0EB813C7" w14:textId="4AB6A43C" w:rsidR="540F2140" w:rsidRDefault="62FB2BA1" w:rsidP="39AC3BEA">
      <w:pPr>
        <w:pStyle w:val="ListParagraph"/>
        <w:numPr>
          <w:ilvl w:val="0"/>
          <w:numId w:val="31"/>
        </w:numPr>
        <w:jc w:val="both"/>
        <w:rPr>
          <w:rFonts w:ascii="Arial" w:eastAsia="Arial" w:hAnsi="Arial" w:cs="Arial"/>
          <w:noProof w:val="0"/>
          <w:sz w:val="22"/>
          <w:szCs w:val="22"/>
        </w:rPr>
      </w:pPr>
      <w:r w:rsidRPr="39074446">
        <w:rPr>
          <w:rFonts w:ascii="Arial" w:eastAsia="Arial" w:hAnsi="Arial" w:cs="Arial"/>
          <w:noProof w:val="0"/>
          <w:sz w:val="22"/>
          <w:szCs w:val="22"/>
        </w:rPr>
        <w:t>Сприя</w:t>
      </w:r>
      <w:r w:rsidR="5693071A" w:rsidRPr="39074446">
        <w:rPr>
          <w:rFonts w:ascii="Arial" w:eastAsia="Arial" w:hAnsi="Arial" w:cs="Arial"/>
          <w:noProof w:val="0"/>
          <w:sz w:val="22"/>
          <w:szCs w:val="22"/>
        </w:rPr>
        <w:t>ння</w:t>
      </w:r>
      <w:r w:rsidRPr="39074446">
        <w:rPr>
          <w:rFonts w:ascii="Arial" w:eastAsia="Arial" w:hAnsi="Arial" w:cs="Arial"/>
          <w:noProof w:val="0"/>
          <w:sz w:val="22"/>
          <w:szCs w:val="22"/>
        </w:rPr>
        <w:t xml:space="preserve"> взаємодії між організаціями, що надають послуги ветеранам, та місцевими органами влади, постачальниками послуг, підприємствами та іншими зацікавленими сторонами; </w:t>
      </w:r>
    </w:p>
    <w:p w14:paraId="1E34F245" w14:textId="485A388B" w:rsidR="540F2140" w:rsidRDefault="62FB2BA1" w:rsidP="39AC3BEA">
      <w:pPr>
        <w:pStyle w:val="ListParagraph"/>
        <w:numPr>
          <w:ilvl w:val="0"/>
          <w:numId w:val="31"/>
        </w:numPr>
        <w:jc w:val="both"/>
        <w:rPr>
          <w:rFonts w:ascii="Arial" w:eastAsia="Arial" w:hAnsi="Arial" w:cs="Arial"/>
          <w:noProof w:val="0"/>
          <w:sz w:val="22"/>
          <w:szCs w:val="22"/>
        </w:rPr>
      </w:pPr>
      <w:r w:rsidRPr="5F965246">
        <w:rPr>
          <w:rFonts w:ascii="Arial" w:eastAsia="Arial" w:hAnsi="Arial" w:cs="Arial"/>
          <w:noProof w:val="0"/>
          <w:sz w:val="22"/>
          <w:szCs w:val="22"/>
        </w:rPr>
        <w:t>Сприя</w:t>
      </w:r>
      <w:r w:rsidR="0921CC3E" w:rsidRPr="5F965246">
        <w:rPr>
          <w:rFonts w:ascii="Arial" w:eastAsia="Arial" w:hAnsi="Arial" w:cs="Arial"/>
          <w:noProof w:val="0"/>
          <w:sz w:val="22"/>
          <w:szCs w:val="22"/>
        </w:rPr>
        <w:t>ння</w:t>
      </w:r>
      <w:r w:rsidRPr="5F965246">
        <w:rPr>
          <w:rFonts w:ascii="Arial" w:eastAsia="Arial" w:hAnsi="Arial" w:cs="Arial"/>
          <w:noProof w:val="0"/>
          <w:sz w:val="22"/>
          <w:szCs w:val="22"/>
        </w:rPr>
        <w:t xml:space="preserve"> підвищенню видимості та визнання організацій, що надають послуги ветеранам, у місцевих екосистемах; </w:t>
      </w:r>
    </w:p>
    <w:p w14:paraId="62C3CF2F" w14:textId="3090AB5B" w:rsidR="540F2140" w:rsidRDefault="62FB2BA1" w:rsidP="39AC3BEA">
      <w:pPr>
        <w:pStyle w:val="ListParagraph"/>
        <w:numPr>
          <w:ilvl w:val="0"/>
          <w:numId w:val="31"/>
        </w:numPr>
        <w:jc w:val="both"/>
        <w:rPr>
          <w:rFonts w:ascii="Arial" w:eastAsia="Arial" w:hAnsi="Arial" w:cs="Arial"/>
          <w:noProof w:val="0"/>
          <w:sz w:val="22"/>
          <w:szCs w:val="22"/>
        </w:rPr>
      </w:pPr>
      <w:r w:rsidRPr="4EC72FC1">
        <w:rPr>
          <w:rFonts w:ascii="Arial" w:eastAsia="Arial" w:hAnsi="Arial" w:cs="Arial"/>
          <w:noProof w:val="0"/>
          <w:sz w:val="22"/>
          <w:szCs w:val="22"/>
        </w:rPr>
        <w:t xml:space="preserve">Підтримка розробки спільних ініціатив, де це доречно. </w:t>
      </w:r>
    </w:p>
    <w:p w14:paraId="4BFE9096" w14:textId="50CA38A5" w:rsidR="581D795E" w:rsidRDefault="659C0905" w:rsidP="39AC3BEA">
      <w:pPr>
        <w:pStyle w:val="ListParagraph"/>
        <w:numPr>
          <w:ilvl w:val="0"/>
          <w:numId w:val="17"/>
        </w:numPr>
        <w:spacing w:after="0"/>
        <w:ind w:left="540"/>
        <w:rPr>
          <w:rFonts w:ascii="Arial" w:eastAsia="Arial" w:hAnsi="Arial" w:cs="Arial"/>
          <w:b/>
          <w:bCs/>
          <w:noProof w:val="0"/>
          <w:sz w:val="22"/>
          <w:szCs w:val="22"/>
        </w:rPr>
      </w:pPr>
      <w:r w:rsidRPr="4EC72FC1">
        <w:rPr>
          <w:rFonts w:ascii="Arial" w:eastAsia="Arial" w:hAnsi="Arial" w:cs="Arial"/>
          <w:b/>
          <w:bCs/>
          <w:noProof w:val="0"/>
          <w:sz w:val="22"/>
          <w:szCs w:val="22"/>
        </w:rPr>
        <w:t>Інституціоналізація та реалізація стратегії виходу</w:t>
      </w:r>
    </w:p>
    <w:p w14:paraId="05897BD1" w14:textId="32CB9CB0" w:rsidR="581D795E" w:rsidRDefault="530AE82A" w:rsidP="39AC3BEA">
      <w:pPr>
        <w:pStyle w:val="ListParagraph"/>
        <w:numPr>
          <w:ilvl w:val="0"/>
          <w:numId w:val="28"/>
        </w:numPr>
        <w:spacing w:after="0"/>
        <w:rPr>
          <w:rFonts w:ascii="Arial" w:eastAsia="Arial" w:hAnsi="Arial" w:cs="Arial"/>
          <w:noProof w:val="0"/>
          <w:sz w:val="22"/>
          <w:szCs w:val="22"/>
        </w:rPr>
      </w:pPr>
      <w:r w:rsidRPr="538C1AAD">
        <w:rPr>
          <w:rFonts w:ascii="Arial" w:eastAsia="Arial" w:hAnsi="Arial" w:cs="Arial"/>
          <w:noProof w:val="0"/>
          <w:sz w:val="22"/>
          <w:szCs w:val="22"/>
        </w:rPr>
        <w:t>І</w:t>
      </w:r>
      <w:r w:rsidR="7A3C9F91" w:rsidRPr="538C1AAD">
        <w:rPr>
          <w:rFonts w:ascii="Arial" w:eastAsia="Arial" w:hAnsi="Arial" w:cs="Arial"/>
          <w:noProof w:val="0"/>
          <w:sz w:val="22"/>
          <w:szCs w:val="22"/>
        </w:rPr>
        <w:t>нтеграці</w:t>
      </w:r>
      <w:r w:rsidR="1F2D6918" w:rsidRPr="538C1AAD">
        <w:rPr>
          <w:rFonts w:ascii="Arial" w:eastAsia="Arial" w:hAnsi="Arial" w:cs="Arial"/>
          <w:noProof w:val="0"/>
          <w:sz w:val="22"/>
          <w:szCs w:val="22"/>
        </w:rPr>
        <w:t>я</w:t>
      </w:r>
      <w:r w:rsidR="7A3C9F91" w:rsidRPr="538C1AAD">
        <w:rPr>
          <w:rFonts w:ascii="Arial" w:eastAsia="Arial" w:hAnsi="Arial" w:cs="Arial"/>
          <w:noProof w:val="0"/>
          <w:sz w:val="22"/>
          <w:szCs w:val="22"/>
        </w:rPr>
        <w:t xml:space="preserve"> механізмів координації в існуючі структури місцевого врядування, надання послуг або </w:t>
      </w:r>
      <w:r w:rsidR="27480991" w:rsidRPr="538C1AAD">
        <w:rPr>
          <w:rFonts w:ascii="Arial" w:eastAsia="Arial" w:hAnsi="Arial" w:cs="Arial"/>
          <w:noProof w:val="0"/>
          <w:sz w:val="22"/>
          <w:szCs w:val="22"/>
        </w:rPr>
        <w:t>менторство</w:t>
      </w:r>
      <w:r w:rsidR="7A3C9F91" w:rsidRPr="538C1AAD">
        <w:rPr>
          <w:rFonts w:ascii="Arial" w:eastAsia="Arial" w:hAnsi="Arial" w:cs="Arial"/>
          <w:noProof w:val="0"/>
          <w:sz w:val="22"/>
          <w:szCs w:val="22"/>
        </w:rPr>
        <w:t xml:space="preserve">, де це можливо; </w:t>
      </w:r>
    </w:p>
    <w:p w14:paraId="4DEFC377" w14:textId="572612A8" w:rsidR="581D795E" w:rsidRDefault="659C0905" w:rsidP="39AC3BEA">
      <w:pPr>
        <w:pStyle w:val="ListParagraph"/>
        <w:numPr>
          <w:ilvl w:val="0"/>
          <w:numId w:val="28"/>
        </w:numPr>
        <w:spacing w:after="0"/>
        <w:rPr>
          <w:rFonts w:ascii="Arial" w:eastAsia="Arial" w:hAnsi="Arial" w:cs="Arial"/>
          <w:noProof w:val="0"/>
          <w:sz w:val="22"/>
          <w:szCs w:val="22"/>
        </w:rPr>
      </w:pPr>
      <w:r w:rsidRPr="6C9DA611">
        <w:rPr>
          <w:rFonts w:ascii="Arial" w:eastAsia="Arial" w:hAnsi="Arial" w:cs="Arial"/>
          <w:noProof w:val="0"/>
          <w:sz w:val="22"/>
          <w:szCs w:val="22"/>
        </w:rPr>
        <w:t>Забезпеч</w:t>
      </w:r>
      <w:r w:rsidR="1CA39C9E" w:rsidRPr="6C9DA611">
        <w:rPr>
          <w:rFonts w:ascii="Arial" w:eastAsia="Arial" w:hAnsi="Arial" w:cs="Arial"/>
          <w:noProof w:val="0"/>
          <w:sz w:val="22"/>
          <w:szCs w:val="22"/>
        </w:rPr>
        <w:t>ення</w:t>
      </w:r>
      <w:r w:rsidR="77053FC6" w:rsidRPr="6C9DA611">
        <w:rPr>
          <w:rFonts w:ascii="Arial" w:eastAsia="Arial" w:hAnsi="Arial" w:cs="Arial"/>
          <w:noProof w:val="0"/>
          <w:sz w:val="22"/>
          <w:szCs w:val="22"/>
        </w:rPr>
        <w:t xml:space="preserve"> оперативної передачі </w:t>
      </w:r>
      <w:r w:rsidR="7A3C9F91" w:rsidRPr="6C9DA611">
        <w:rPr>
          <w:rFonts w:ascii="Arial" w:eastAsia="Arial" w:hAnsi="Arial" w:cs="Arial"/>
          <w:noProof w:val="0"/>
          <w:sz w:val="22"/>
          <w:szCs w:val="22"/>
        </w:rPr>
        <w:t>координаційн</w:t>
      </w:r>
      <w:r w:rsidR="324964E6" w:rsidRPr="6C9DA611">
        <w:rPr>
          <w:rFonts w:ascii="Arial" w:eastAsia="Arial" w:hAnsi="Arial" w:cs="Arial"/>
          <w:noProof w:val="0"/>
          <w:sz w:val="22"/>
          <w:szCs w:val="22"/>
        </w:rPr>
        <w:t>их</w:t>
      </w:r>
      <w:r w:rsidRPr="6C9DA611">
        <w:rPr>
          <w:rFonts w:ascii="Arial" w:eastAsia="Arial" w:hAnsi="Arial" w:cs="Arial"/>
          <w:noProof w:val="0"/>
          <w:sz w:val="22"/>
          <w:szCs w:val="22"/>
        </w:rPr>
        <w:t xml:space="preserve"> функці</w:t>
      </w:r>
      <w:r w:rsidR="17705CC4" w:rsidRPr="6C9DA611">
        <w:rPr>
          <w:rFonts w:ascii="Arial" w:eastAsia="Arial" w:hAnsi="Arial" w:cs="Arial"/>
          <w:noProof w:val="0"/>
          <w:sz w:val="22"/>
          <w:szCs w:val="22"/>
        </w:rPr>
        <w:t>й</w:t>
      </w:r>
      <w:r w:rsidRPr="6C9DA611">
        <w:rPr>
          <w:rFonts w:ascii="Arial" w:eastAsia="Arial" w:hAnsi="Arial" w:cs="Arial"/>
          <w:noProof w:val="0"/>
          <w:sz w:val="22"/>
          <w:szCs w:val="22"/>
        </w:rPr>
        <w:t xml:space="preserve"> або вбуд</w:t>
      </w:r>
      <w:r w:rsidR="0D1FF7FB" w:rsidRPr="6C9DA611">
        <w:rPr>
          <w:rFonts w:ascii="Arial" w:eastAsia="Arial" w:hAnsi="Arial" w:cs="Arial"/>
          <w:noProof w:val="0"/>
          <w:sz w:val="22"/>
          <w:szCs w:val="22"/>
        </w:rPr>
        <w:t>ування</w:t>
      </w:r>
      <w:r w:rsidRPr="6C9DA611">
        <w:rPr>
          <w:rFonts w:ascii="Arial" w:eastAsia="Arial" w:hAnsi="Arial" w:cs="Arial"/>
          <w:noProof w:val="0"/>
          <w:sz w:val="22"/>
          <w:szCs w:val="22"/>
        </w:rPr>
        <w:t xml:space="preserve"> в системи місцевих зацікавлених сторін, з чіткими ролями, обов’язками та механізмами</w:t>
      </w:r>
      <w:r w:rsidR="5CCEC3F5" w:rsidRPr="6C9DA611">
        <w:rPr>
          <w:rFonts w:ascii="Arial" w:eastAsia="Arial" w:hAnsi="Arial" w:cs="Arial"/>
          <w:noProof w:val="0"/>
          <w:sz w:val="22"/>
          <w:szCs w:val="22"/>
        </w:rPr>
        <w:t xml:space="preserve"> </w:t>
      </w:r>
      <w:r w:rsidRPr="6C9DA611">
        <w:rPr>
          <w:rFonts w:ascii="Arial" w:eastAsia="Arial" w:hAnsi="Arial" w:cs="Arial"/>
          <w:noProof w:val="0"/>
          <w:sz w:val="22"/>
          <w:szCs w:val="22"/>
        </w:rPr>
        <w:t xml:space="preserve">безперервності; </w:t>
      </w:r>
    </w:p>
    <w:p w14:paraId="3F5222B6" w14:textId="0E954389" w:rsidR="581D795E" w:rsidRDefault="34AA18DC" w:rsidP="39AC3BEA">
      <w:pPr>
        <w:pStyle w:val="ListParagraph"/>
        <w:numPr>
          <w:ilvl w:val="0"/>
          <w:numId w:val="28"/>
        </w:numPr>
        <w:spacing w:after="0"/>
        <w:rPr>
          <w:rFonts w:ascii="Arial" w:eastAsia="Arial" w:hAnsi="Arial" w:cs="Arial"/>
          <w:noProof w:val="0"/>
          <w:sz w:val="22"/>
          <w:szCs w:val="22"/>
        </w:rPr>
      </w:pPr>
      <w:r w:rsidRPr="563BE89B">
        <w:rPr>
          <w:rFonts w:ascii="Arial" w:eastAsia="Arial" w:hAnsi="Arial" w:cs="Arial"/>
          <w:noProof w:val="0"/>
          <w:sz w:val="22"/>
          <w:szCs w:val="22"/>
        </w:rPr>
        <w:t>Забезпечення</w:t>
      </w:r>
      <w:r w:rsidR="1D3998A7" w:rsidRPr="563BE89B">
        <w:rPr>
          <w:rFonts w:ascii="Arial" w:eastAsia="Arial" w:hAnsi="Arial" w:cs="Arial"/>
          <w:noProof w:val="0"/>
          <w:sz w:val="22"/>
          <w:szCs w:val="22"/>
        </w:rPr>
        <w:t xml:space="preserve"> ресурсів, що підтриму</w:t>
      </w:r>
      <w:r w:rsidR="0207B07F" w:rsidRPr="563BE89B">
        <w:rPr>
          <w:rFonts w:ascii="Arial" w:eastAsia="Arial" w:hAnsi="Arial" w:cs="Arial"/>
          <w:noProof w:val="0"/>
          <w:sz w:val="22"/>
          <w:szCs w:val="22"/>
        </w:rPr>
        <w:t>ватимуть</w:t>
      </w:r>
      <w:r w:rsidR="1D3998A7" w:rsidRPr="563BE89B">
        <w:rPr>
          <w:rFonts w:ascii="Arial" w:eastAsia="Arial" w:hAnsi="Arial" w:cs="Arial"/>
          <w:noProof w:val="0"/>
          <w:sz w:val="22"/>
          <w:szCs w:val="22"/>
        </w:rPr>
        <w:t xml:space="preserve"> безперервне функціонування механізмів координації, включаючи фінансові </w:t>
      </w:r>
      <w:r w:rsidR="4B4622BF" w:rsidRPr="563BE89B">
        <w:rPr>
          <w:rFonts w:ascii="Arial" w:eastAsia="Arial" w:hAnsi="Arial" w:cs="Arial"/>
          <w:noProof w:val="0"/>
          <w:sz w:val="22"/>
          <w:szCs w:val="22"/>
        </w:rPr>
        <w:t>та/або матеріальні</w:t>
      </w:r>
      <w:r w:rsidR="1D3998A7" w:rsidRPr="563BE89B">
        <w:rPr>
          <w:rFonts w:ascii="Arial" w:eastAsia="Arial" w:hAnsi="Arial" w:cs="Arial"/>
          <w:noProof w:val="0"/>
          <w:sz w:val="22"/>
          <w:szCs w:val="22"/>
        </w:rPr>
        <w:t xml:space="preserve"> внески від місцевих органів влади, партнерів або інших джерел. </w:t>
      </w:r>
    </w:p>
    <w:p w14:paraId="1568D333" w14:textId="3985D0EC" w:rsidR="5050A8E1" w:rsidRDefault="5050A8E1" w:rsidP="19527FCB">
      <w:pPr>
        <w:spacing w:after="0"/>
        <w:rPr>
          <w:rFonts w:ascii="Arial" w:eastAsia="Arial" w:hAnsi="Arial" w:cs="Arial"/>
          <w:noProof w:val="0"/>
          <w:sz w:val="22"/>
          <w:szCs w:val="22"/>
        </w:rPr>
      </w:pPr>
    </w:p>
    <w:p w14:paraId="5756FEAE" w14:textId="39F72B0C" w:rsidR="47320FA6" w:rsidRDefault="1F45ACD8" w:rsidP="0DF0BE7B">
      <w:pPr>
        <w:spacing w:after="0" w:line="276" w:lineRule="auto"/>
        <w:rPr>
          <w:rFonts w:ascii="Arial" w:eastAsia="Arial" w:hAnsi="Arial" w:cs="Arial"/>
          <w:noProof w:val="0"/>
          <w:sz w:val="22"/>
          <w:szCs w:val="22"/>
        </w:rPr>
      </w:pPr>
      <w:r w:rsidRPr="6375002F">
        <w:rPr>
          <w:rFonts w:ascii="Arial" w:eastAsia="Arial" w:hAnsi="Arial" w:cs="Arial"/>
          <w:b/>
          <w:bCs/>
          <w:i/>
          <w:iCs/>
          <w:noProof w:val="0"/>
          <w:sz w:val="22"/>
          <w:szCs w:val="22"/>
        </w:rPr>
        <w:t xml:space="preserve">Заявники можуть пропонувати </w:t>
      </w:r>
      <w:r w:rsidR="21DA9497" w:rsidRPr="6375002F">
        <w:rPr>
          <w:rFonts w:ascii="Arial" w:eastAsia="Arial" w:hAnsi="Arial" w:cs="Arial"/>
          <w:b/>
          <w:bCs/>
          <w:i/>
          <w:iCs/>
          <w:noProof w:val="0"/>
          <w:sz w:val="22"/>
          <w:szCs w:val="22"/>
        </w:rPr>
        <w:t xml:space="preserve">інші </w:t>
      </w:r>
      <w:r w:rsidR="3C4EE327" w:rsidRPr="6375002F">
        <w:rPr>
          <w:rFonts w:ascii="Arial" w:eastAsia="Arial" w:hAnsi="Arial" w:cs="Arial"/>
          <w:b/>
          <w:bCs/>
          <w:i/>
          <w:iCs/>
          <w:noProof w:val="0"/>
          <w:sz w:val="22"/>
          <w:szCs w:val="22"/>
        </w:rPr>
        <w:t>заходи, що сприяють досягненню мети та завдань цього запиту на пропозиції</w:t>
      </w:r>
      <w:r w:rsidR="4EF81EAF" w:rsidRPr="6375002F">
        <w:rPr>
          <w:rFonts w:ascii="Arial" w:eastAsia="Arial" w:hAnsi="Arial" w:cs="Arial"/>
          <w:b/>
          <w:bCs/>
          <w:i/>
          <w:iCs/>
          <w:noProof w:val="0"/>
          <w:sz w:val="22"/>
          <w:szCs w:val="22"/>
        </w:rPr>
        <w:t xml:space="preserve">, а </w:t>
      </w:r>
      <w:r w:rsidRPr="6375002F">
        <w:rPr>
          <w:rFonts w:ascii="Arial" w:eastAsia="Arial" w:hAnsi="Arial" w:cs="Arial"/>
          <w:b/>
          <w:bCs/>
          <w:i/>
          <w:iCs/>
          <w:noProof w:val="0"/>
          <w:sz w:val="22"/>
          <w:szCs w:val="22"/>
        </w:rPr>
        <w:t>підходи повинні чітко сприяти створенню та/або зміцненню механізмів координації, як зазначено в цьому запиті на пропозиції.</w:t>
      </w:r>
    </w:p>
    <w:p w14:paraId="21621D7E" w14:textId="53A82AF6" w:rsidR="406DA020" w:rsidRDefault="406DA020" w:rsidP="19527FCB">
      <w:pPr>
        <w:spacing w:after="200" w:line="276" w:lineRule="auto"/>
        <w:rPr>
          <w:rFonts w:ascii="Arial" w:eastAsia="Arial" w:hAnsi="Arial" w:cs="Arial"/>
          <w:b/>
          <w:bCs/>
          <w:noProof w:val="0"/>
        </w:rPr>
      </w:pPr>
    </w:p>
    <w:p w14:paraId="0DED3CDE" w14:textId="73F761F6" w:rsidR="47320FA6" w:rsidRPr="00357234" w:rsidRDefault="3A849780" w:rsidP="406DA020">
      <w:pPr>
        <w:spacing w:after="200" w:line="276" w:lineRule="auto"/>
        <w:rPr>
          <w:rFonts w:ascii="Arial" w:eastAsia="Arial" w:hAnsi="Arial" w:cs="Arial"/>
          <w:b/>
          <w:bCs/>
          <w:noProof w:val="0"/>
          <w:sz w:val="28"/>
          <w:szCs w:val="28"/>
        </w:rPr>
      </w:pPr>
      <w:r w:rsidRPr="4EC72FC1">
        <w:rPr>
          <w:rFonts w:ascii="Arial" w:eastAsia="Arial" w:hAnsi="Arial" w:cs="Arial"/>
          <w:b/>
          <w:bCs/>
          <w:noProof w:val="0"/>
        </w:rPr>
        <w:t xml:space="preserve">РОЗДІЛ II: ІНФОРМАЦІЯ ПРО </w:t>
      </w:r>
      <w:r w:rsidR="00357234" w:rsidRPr="4EC72FC1">
        <w:rPr>
          <w:rFonts w:ascii="Arial" w:eastAsia="Arial" w:hAnsi="Arial" w:cs="Arial"/>
          <w:b/>
          <w:bCs/>
          <w:noProof w:val="0"/>
        </w:rPr>
        <w:t>ГРАНТ</w:t>
      </w:r>
    </w:p>
    <w:p w14:paraId="6F25A970" w14:textId="6C77BDF5" w:rsidR="47320FA6" w:rsidRDefault="3A849780" w:rsidP="19527FCB">
      <w:pPr>
        <w:spacing w:after="200" w:line="276" w:lineRule="auto"/>
        <w:jc w:val="both"/>
        <w:rPr>
          <w:rFonts w:ascii="Arial" w:eastAsia="Arial" w:hAnsi="Arial" w:cs="Arial"/>
          <w:noProof w:val="0"/>
          <w:sz w:val="22"/>
          <w:szCs w:val="22"/>
        </w:rPr>
      </w:pPr>
      <w:r w:rsidRPr="698D30B0">
        <w:rPr>
          <w:rFonts w:ascii="Arial" w:eastAsia="Arial" w:hAnsi="Arial" w:cs="Arial"/>
          <w:noProof w:val="0"/>
          <w:sz w:val="22"/>
          <w:szCs w:val="22"/>
        </w:rPr>
        <w:t xml:space="preserve">За умови наявності коштів, IREX планує надати </w:t>
      </w:r>
      <w:r w:rsidR="00720AE0" w:rsidRPr="698D30B0">
        <w:rPr>
          <w:rFonts w:ascii="Arial" w:eastAsia="Arial" w:hAnsi="Arial" w:cs="Arial"/>
          <w:noProof w:val="0"/>
          <w:sz w:val="22"/>
          <w:szCs w:val="22"/>
        </w:rPr>
        <w:t>один грант</w:t>
      </w:r>
      <w:r w:rsidRPr="698D30B0">
        <w:rPr>
          <w:rFonts w:ascii="Arial" w:eastAsia="Arial" w:hAnsi="Arial" w:cs="Arial"/>
          <w:noProof w:val="0"/>
          <w:sz w:val="22"/>
          <w:szCs w:val="22"/>
        </w:rPr>
        <w:t xml:space="preserve"> </w:t>
      </w:r>
      <w:r w:rsidR="0025336A" w:rsidRPr="698D30B0">
        <w:rPr>
          <w:rFonts w:ascii="Arial" w:eastAsia="Arial" w:hAnsi="Arial" w:cs="Arial"/>
          <w:noProof w:val="0"/>
          <w:sz w:val="22"/>
          <w:szCs w:val="22"/>
        </w:rPr>
        <w:t xml:space="preserve">з орієнтовним бюджетом </w:t>
      </w:r>
      <w:r w:rsidRPr="698D30B0">
        <w:rPr>
          <w:rFonts w:ascii="Arial" w:eastAsia="Arial" w:hAnsi="Arial" w:cs="Arial"/>
          <w:noProof w:val="0"/>
          <w:sz w:val="22"/>
          <w:szCs w:val="22"/>
        </w:rPr>
        <w:t xml:space="preserve">на суму до 100 000 доларів США. </w:t>
      </w:r>
    </w:p>
    <w:p w14:paraId="335FE515" w14:textId="748CC3C2" w:rsidR="47320FA6" w:rsidRDefault="5B0CEEE0" w:rsidP="39AC3BEA">
      <w:pPr>
        <w:spacing w:after="200" w:line="276" w:lineRule="auto"/>
        <w:jc w:val="both"/>
        <w:rPr>
          <w:rFonts w:ascii="Arial" w:eastAsia="Arial" w:hAnsi="Arial" w:cs="Arial"/>
          <w:noProof w:val="0"/>
          <w:sz w:val="22"/>
          <w:szCs w:val="22"/>
        </w:rPr>
      </w:pPr>
      <w:r w:rsidRPr="4EC72FC1">
        <w:rPr>
          <w:rFonts w:ascii="Arial" w:eastAsia="Arial" w:hAnsi="Arial" w:cs="Arial"/>
          <w:noProof w:val="0"/>
          <w:sz w:val="22"/>
          <w:szCs w:val="22"/>
        </w:rPr>
        <w:t xml:space="preserve">Очікуваний термін виконання становить 12 місяців, а початок реалізації — липень 2026 року. IREX залишає за собою право: </w:t>
      </w:r>
    </w:p>
    <w:p w14:paraId="0EE25A70" w14:textId="2237D3E7" w:rsidR="47320FA6" w:rsidRDefault="5B0CEEE0" w:rsidP="39AC3BEA">
      <w:pPr>
        <w:pStyle w:val="ListParagraph"/>
        <w:numPr>
          <w:ilvl w:val="0"/>
          <w:numId w:val="14"/>
        </w:numPr>
        <w:spacing w:after="0" w:line="276" w:lineRule="auto"/>
        <w:jc w:val="both"/>
        <w:rPr>
          <w:rFonts w:ascii="Arial" w:eastAsia="Arial" w:hAnsi="Arial" w:cs="Arial"/>
          <w:noProof w:val="0"/>
          <w:sz w:val="22"/>
          <w:szCs w:val="22"/>
        </w:rPr>
      </w:pPr>
      <w:r w:rsidRPr="4EC72FC1">
        <w:rPr>
          <w:rFonts w:ascii="Arial" w:eastAsia="Arial" w:hAnsi="Arial" w:cs="Arial"/>
          <w:noProof w:val="0"/>
          <w:sz w:val="22"/>
          <w:szCs w:val="22"/>
        </w:rPr>
        <w:t>Фінансувати будь-яку або жодну з поданих заявок.</w:t>
      </w:r>
    </w:p>
    <w:p w14:paraId="6461EC48" w14:textId="3C7AD92A" w:rsidR="47320FA6" w:rsidRDefault="463FE560" w:rsidP="39AC3BEA">
      <w:pPr>
        <w:pStyle w:val="ListParagraph"/>
        <w:numPr>
          <w:ilvl w:val="0"/>
          <w:numId w:val="14"/>
        </w:numPr>
        <w:spacing w:after="0" w:line="276" w:lineRule="auto"/>
        <w:jc w:val="both"/>
        <w:rPr>
          <w:rFonts w:ascii="Arial" w:eastAsia="Arial" w:hAnsi="Arial" w:cs="Arial"/>
          <w:noProof w:val="0"/>
          <w:sz w:val="22"/>
          <w:szCs w:val="22"/>
        </w:rPr>
      </w:pPr>
      <w:r w:rsidRPr="698D30B0">
        <w:rPr>
          <w:rFonts w:ascii="Arial" w:eastAsia="Arial" w:hAnsi="Arial" w:cs="Arial"/>
          <w:noProof w:val="0"/>
          <w:sz w:val="22"/>
          <w:szCs w:val="22"/>
        </w:rPr>
        <w:lastRenderedPageBreak/>
        <w:t xml:space="preserve">Змінювати </w:t>
      </w:r>
      <w:r w:rsidR="5B0CEEE0" w:rsidRPr="698D30B0">
        <w:rPr>
          <w:rFonts w:ascii="Arial" w:eastAsia="Arial" w:hAnsi="Arial" w:cs="Arial"/>
          <w:noProof w:val="0"/>
          <w:sz w:val="22"/>
          <w:szCs w:val="22"/>
        </w:rPr>
        <w:t>кількість грантів, суми грантів та термін виконання.</w:t>
      </w:r>
    </w:p>
    <w:p w14:paraId="156CCF93" w14:textId="50B789F7" w:rsidR="47320FA6" w:rsidRDefault="5B0CEEE0" w:rsidP="39AC3BEA">
      <w:pPr>
        <w:pStyle w:val="ListParagraph"/>
        <w:numPr>
          <w:ilvl w:val="0"/>
          <w:numId w:val="14"/>
        </w:numPr>
        <w:spacing w:after="0" w:line="276" w:lineRule="auto"/>
        <w:jc w:val="both"/>
        <w:rPr>
          <w:rFonts w:ascii="Arial" w:eastAsia="Arial" w:hAnsi="Arial" w:cs="Arial"/>
          <w:noProof w:val="0"/>
          <w:sz w:val="22"/>
          <w:szCs w:val="22"/>
        </w:rPr>
      </w:pPr>
      <w:r w:rsidRPr="4EC72FC1">
        <w:rPr>
          <w:rFonts w:ascii="Arial" w:eastAsia="Arial" w:hAnsi="Arial" w:cs="Arial"/>
          <w:noProof w:val="0"/>
          <w:sz w:val="22"/>
          <w:szCs w:val="22"/>
        </w:rPr>
        <w:t>Не надавати грантів за результатами цього запиту на пропозиції.</w:t>
      </w:r>
    </w:p>
    <w:p w14:paraId="5E12ACD0" w14:textId="663E1B4D" w:rsidR="47320FA6" w:rsidRDefault="5B0CEEE0" w:rsidP="39AC3BEA">
      <w:pPr>
        <w:spacing w:before="240" w:after="240" w:line="276" w:lineRule="auto"/>
        <w:jc w:val="both"/>
        <w:rPr>
          <w:rFonts w:ascii="Arial" w:eastAsia="Arial" w:hAnsi="Arial" w:cs="Arial"/>
          <w:noProof w:val="0"/>
          <w:sz w:val="22"/>
          <w:szCs w:val="22"/>
        </w:rPr>
      </w:pPr>
      <w:r w:rsidRPr="4EC72FC1">
        <w:rPr>
          <w:rFonts w:ascii="Arial" w:eastAsia="Arial" w:hAnsi="Arial" w:cs="Arial"/>
          <w:noProof w:val="0"/>
          <w:sz w:val="22"/>
          <w:szCs w:val="22"/>
        </w:rPr>
        <w:t xml:space="preserve">Одна організація або консорціум організацій може подати </w:t>
      </w:r>
      <w:r w:rsidRPr="4EC72FC1">
        <w:rPr>
          <w:rFonts w:ascii="Arial" w:eastAsia="Arial" w:hAnsi="Arial" w:cs="Arial"/>
          <w:b/>
          <w:bCs/>
          <w:noProof w:val="0"/>
          <w:sz w:val="22"/>
          <w:szCs w:val="22"/>
        </w:rPr>
        <w:t xml:space="preserve">одну </w:t>
      </w:r>
      <w:r w:rsidRPr="4EC72FC1">
        <w:rPr>
          <w:rFonts w:ascii="Arial" w:eastAsia="Arial" w:hAnsi="Arial" w:cs="Arial"/>
          <w:noProof w:val="0"/>
          <w:sz w:val="22"/>
          <w:szCs w:val="22"/>
        </w:rPr>
        <w:t>пропозицію на розгляд. IREX братиме участь у всіх етапах реалізації гранту, як зазначено в угоді про субгранти.</w:t>
      </w:r>
    </w:p>
    <w:p w14:paraId="3906A0B5" w14:textId="4C3FD2B7" w:rsidR="47320FA6" w:rsidRDefault="5B0CEEE0" w:rsidP="39AC3BEA">
      <w:pPr>
        <w:spacing w:before="240" w:after="240" w:line="276" w:lineRule="auto"/>
        <w:jc w:val="both"/>
        <w:rPr>
          <w:rFonts w:ascii="Arial" w:eastAsia="Arial" w:hAnsi="Arial" w:cs="Arial"/>
          <w:noProof w:val="0"/>
          <w:sz w:val="22"/>
          <w:szCs w:val="22"/>
        </w:rPr>
      </w:pPr>
      <w:r w:rsidRPr="7A83B312">
        <w:rPr>
          <w:rFonts w:ascii="Arial" w:eastAsia="Arial" w:hAnsi="Arial" w:cs="Arial"/>
          <w:noProof w:val="0"/>
          <w:sz w:val="22"/>
          <w:szCs w:val="22"/>
        </w:rPr>
        <w:t xml:space="preserve">Витрати, понесені до </w:t>
      </w:r>
      <w:r w:rsidR="009D361F" w:rsidRPr="7A83B312">
        <w:rPr>
          <w:rFonts w:ascii="Arial" w:eastAsia="Arial" w:hAnsi="Arial" w:cs="Arial"/>
          <w:noProof w:val="0"/>
          <w:sz w:val="22"/>
          <w:szCs w:val="22"/>
        </w:rPr>
        <w:t xml:space="preserve">надання </w:t>
      </w:r>
      <w:r w:rsidRPr="7A83B312">
        <w:rPr>
          <w:rFonts w:ascii="Arial" w:eastAsia="Arial" w:hAnsi="Arial" w:cs="Arial"/>
          <w:noProof w:val="0"/>
          <w:sz w:val="22"/>
          <w:szCs w:val="22"/>
        </w:rPr>
        <w:t xml:space="preserve">гранту, </w:t>
      </w:r>
      <w:r w:rsidRPr="7A83B312">
        <w:rPr>
          <w:rFonts w:ascii="Arial" w:eastAsia="Arial" w:hAnsi="Arial" w:cs="Arial"/>
          <w:b/>
          <w:bCs/>
          <w:noProof w:val="0"/>
          <w:sz w:val="22"/>
          <w:szCs w:val="22"/>
        </w:rPr>
        <w:t>не</w:t>
      </w:r>
      <w:r w:rsidRPr="7A83B312">
        <w:rPr>
          <w:rFonts w:ascii="Arial" w:eastAsia="Arial" w:hAnsi="Arial" w:cs="Arial"/>
          <w:noProof w:val="0"/>
          <w:sz w:val="22"/>
          <w:szCs w:val="22"/>
        </w:rPr>
        <w:t xml:space="preserve"> допускаються і не відшкодовуються.</w:t>
      </w:r>
    </w:p>
    <w:p w14:paraId="75BABC73" w14:textId="47920036" w:rsidR="47320FA6" w:rsidRDefault="5B0CEEE0" w:rsidP="39AC3BEA">
      <w:pPr>
        <w:spacing w:after="200" w:line="276" w:lineRule="auto"/>
        <w:rPr>
          <w:rFonts w:ascii="Arial" w:eastAsia="Arial" w:hAnsi="Arial" w:cs="Arial"/>
          <w:b/>
          <w:bCs/>
          <w:noProof w:val="0"/>
          <w:sz w:val="22"/>
          <w:szCs w:val="22"/>
        </w:rPr>
      </w:pPr>
      <w:r w:rsidRPr="4EC72FC1">
        <w:rPr>
          <w:rFonts w:ascii="Arial" w:eastAsia="Arial" w:hAnsi="Arial" w:cs="Arial"/>
          <w:b/>
          <w:bCs/>
          <w:noProof w:val="0"/>
          <w:sz w:val="22"/>
          <w:szCs w:val="22"/>
        </w:rPr>
        <w:t>Застосовні нормативні акти:</w:t>
      </w:r>
    </w:p>
    <w:p w14:paraId="6FB36F25" w14:textId="07B43F88" w:rsidR="47320FA6" w:rsidRDefault="5B0CEEE0" w:rsidP="39AC3BEA">
      <w:pPr>
        <w:spacing w:after="200" w:line="276" w:lineRule="auto"/>
        <w:rPr>
          <w:del w:id="0" w:author="Valentina Kolodiychuk" w:date="2026-05-07T18:23:00Z" w16du:dateUtc="2026-05-07T15:23:00Z"/>
          <w:rFonts w:ascii="Arial" w:eastAsia="Arial" w:hAnsi="Arial" w:cs="Arial"/>
          <w:noProof w:val="0"/>
          <w:sz w:val="22"/>
          <w:szCs w:val="22"/>
        </w:rPr>
      </w:pPr>
      <w:hyperlink r:id="rId12">
        <w:r w:rsidRPr="4EC72FC1">
          <w:rPr>
            <w:rStyle w:val="Hyperlink"/>
            <w:rFonts w:ascii="Arial" w:eastAsia="Arial" w:hAnsi="Arial" w:cs="Arial"/>
            <w:noProof w:val="0"/>
            <w:color w:val="0000FF"/>
            <w:sz w:val="22"/>
            <w:szCs w:val="22"/>
          </w:rPr>
          <w:t>Стандартні умови та положення Державного департаменту</w:t>
        </w:r>
      </w:hyperlink>
      <w:r w:rsidRPr="4EC72FC1">
        <w:rPr>
          <w:rFonts w:ascii="Arial" w:eastAsia="Arial" w:hAnsi="Arial" w:cs="Arial"/>
          <w:noProof w:val="0"/>
          <w:sz w:val="22"/>
          <w:szCs w:val="22"/>
        </w:rPr>
        <w:t xml:space="preserve"> та </w:t>
      </w:r>
    </w:p>
    <w:p w14:paraId="34E214A2" w14:textId="2A703D43" w:rsidR="47320FA6" w:rsidRDefault="5B0CEEE0" w:rsidP="045487AD">
      <w:pPr>
        <w:spacing w:after="200" w:line="276" w:lineRule="auto"/>
        <w:rPr>
          <w:ins w:id="1" w:author="Valentina Kolodiychuk" w:date="2026-05-07T15:24:00Z" w16du:dateUtc="2026-05-07T15:24:23Z"/>
          <w:rFonts w:ascii="Arial" w:eastAsia="Arial" w:hAnsi="Arial" w:cs="Arial"/>
          <w:noProof w:val="0"/>
          <w:sz w:val="22"/>
          <w:szCs w:val="22"/>
        </w:rPr>
      </w:pPr>
      <w:r w:rsidRPr="045487AD">
        <w:rPr>
          <w:rFonts w:ascii="Arial" w:eastAsia="Arial" w:hAnsi="Arial" w:cs="Arial"/>
          <w:noProof w:val="0"/>
          <w:sz w:val="22"/>
          <w:szCs w:val="22"/>
        </w:rPr>
        <w:t>застосовуються Єдині адміністративні вимоги</w:t>
      </w:r>
    </w:p>
    <w:p w14:paraId="2EE9FB67" w14:textId="6BD078F9" w:rsidR="47320FA6" w:rsidRDefault="5B0CEEE0" w:rsidP="39AC3BEA">
      <w:pPr>
        <w:spacing w:after="200" w:line="276" w:lineRule="auto"/>
        <w:rPr>
          <w:rFonts w:ascii="Arial" w:eastAsia="Arial" w:hAnsi="Arial" w:cs="Arial"/>
          <w:noProof w:val="0"/>
          <w:sz w:val="22"/>
          <w:szCs w:val="22"/>
        </w:rPr>
      </w:pPr>
      <w:hyperlink r:id="rId13">
        <w:r w:rsidRPr="045487AD">
          <w:rPr>
            <w:rStyle w:val="Hyperlink"/>
            <w:rFonts w:ascii="Arial" w:eastAsia="Arial" w:hAnsi="Arial" w:cs="Arial"/>
            <w:noProof w:val="0"/>
            <w:color w:val="0000FF"/>
            <w:sz w:val="22"/>
            <w:szCs w:val="22"/>
          </w:rPr>
          <w:t xml:space="preserve"> 2 CFR 200,</w:t>
        </w:r>
      </w:hyperlink>
      <w:r w:rsidRPr="045487AD">
        <w:rPr>
          <w:rFonts w:ascii="Arial" w:eastAsia="Arial" w:hAnsi="Arial" w:cs="Arial"/>
          <w:noProof w:val="0"/>
          <w:sz w:val="22"/>
          <w:szCs w:val="22"/>
        </w:rPr>
        <w:t xml:space="preserve"> підрозділи від A до E. </w:t>
      </w:r>
    </w:p>
    <w:p w14:paraId="0F7D82A0" w14:textId="227DEA34" w:rsidR="47320FA6" w:rsidRDefault="3A849780" w:rsidP="19527FCB">
      <w:pPr>
        <w:spacing w:after="200" w:line="276" w:lineRule="auto"/>
        <w:rPr>
          <w:noProof w:val="0"/>
        </w:rPr>
      </w:pPr>
      <w:hyperlink r:id="rId14">
        <w:r w:rsidRPr="4EC72FC1">
          <w:rPr>
            <w:rStyle w:val="Hyperlink"/>
            <w:rFonts w:ascii="Arial" w:eastAsia="Arial" w:hAnsi="Arial" w:cs="Arial"/>
            <w:noProof w:val="0"/>
            <w:color w:val="0000FF"/>
            <w:sz w:val="22"/>
            <w:szCs w:val="22"/>
          </w:rPr>
          <w:t>2CFR 600</w:t>
        </w:r>
      </w:hyperlink>
    </w:p>
    <w:p w14:paraId="3BB72799" w14:textId="6D934EC5" w:rsidR="47320FA6" w:rsidRDefault="47320FA6" w:rsidP="19527FCB">
      <w:pPr>
        <w:spacing w:after="200" w:line="276" w:lineRule="auto"/>
        <w:rPr>
          <w:rFonts w:ascii="Arial" w:eastAsia="Arial" w:hAnsi="Arial" w:cs="Arial"/>
          <w:b/>
          <w:bCs/>
          <w:noProof w:val="0"/>
          <w:sz w:val="22"/>
          <w:szCs w:val="22"/>
        </w:rPr>
      </w:pPr>
    </w:p>
    <w:p w14:paraId="5CC7A2C5" w14:textId="108C9355" w:rsidR="47320FA6" w:rsidRPr="00D65019" w:rsidRDefault="41F29E18" w:rsidP="406DA020">
      <w:pPr>
        <w:spacing w:after="200" w:line="276" w:lineRule="auto"/>
        <w:rPr>
          <w:rFonts w:ascii="Arial" w:eastAsia="Arial" w:hAnsi="Arial" w:cs="Arial"/>
          <w:b/>
          <w:bCs/>
          <w:noProof w:val="0"/>
          <w:sz w:val="28"/>
          <w:szCs w:val="28"/>
        </w:rPr>
      </w:pPr>
      <w:r w:rsidRPr="4EC72FC1">
        <w:rPr>
          <w:rFonts w:ascii="Arial" w:eastAsia="Arial" w:hAnsi="Arial" w:cs="Arial"/>
          <w:b/>
          <w:bCs/>
          <w:noProof w:val="0"/>
        </w:rPr>
        <w:t xml:space="preserve">РОЗДІЛ III: ІНФОРМАЦІЯ </w:t>
      </w:r>
      <w:r w:rsidR="00D65019" w:rsidRPr="4EC72FC1">
        <w:rPr>
          <w:rFonts w:ascii="Arial" w:eastAsia="Arial" w:hAnsi="Arial" w:cs="Arial"/>
          <w:b/>
          <w:bCs/>
          <w:noProof w:val="0"/>
        </w:rPr>
        <w:t xml:space="preserve">ПРО ПРАВО НА УЧАСТЬ </w:t>
      </w:r>
    </w:p>
    <w:p w14:paraId="673DE0D0" w14:textId="7B0E9F1B" w:rsidR="47320FA6" w:rsidRDefault="41F29E18" w:rsidP="19527FCB">
      <w:pPr>
        <w:spacing w:after="200" w:line="276" w:lineRule="auto"/>
        <w:rPr>
          <w:rFonts w:ascii="Arial" w:eastAsia="Arial" w:hAnsi="Arial" w:cs="Arial"/>
          <w:noProof w:val="0"/>
          <w:sz w:val="22"/>
          <w:szCs w:val="22"/>
        </w:rPr>
      </w:pPr>
      <w:r w:rsidRPr="4EC72FC1">
        <w:rPr>
          <w:rFonts w:ascii="Arial" w:eastAsia="Arial" w:hAnsi="Arial" w:cs="Arial"/>
          <w:noProof w:val="0"/>
          <w:sz w:val="22"/>
          <w:szCs w:val="22"/>
        </w:rPr>
        <w:t>Заявники повинні відповідати всім наступним критеріям придатності:</w:t>
      </w:r>
    </w:p>
    <w:p w14:paraId="7E7C9D80" w14:textId="7D0C5157" w:rsidR="47320FA6" w:rsidRDefault="63C9A24C" w:rsidP="39AC3BEA">
      <w:pPr>
        <w:pStyle w:val="ListParagraph"/>
        <w:numPr>
          <w:ilvl w:val="0"/>
          <w:numId w:val="24"/>
        </w:numPr>
        <w:spacing w:after="0" w:line="276" w:lineRule="auto"/>
        <w:rPr>
          <w:rFonts w:ascii="Arial" w:eastAsia="Arial" w:hAnsi="Arial" w:cs="Arial"/>
          <w:b/>
          <w:bCs/>
          <w:noProof w:val="0"/>
          <w:sz w:val="22"/>
          <w:szCs w:val="22"/>
        </w:rPr>
      </w:pPr>
      <w:r w:rsidRPr="4EC72FC1">
        <w:rPr>
          <w:rFonts w:ascii="Arial" w:eastAsia="Arial" w:hAnsi="Arial" w:cs="Arial"/>
          <w:b/>
          <w:bCs/>
          <w:noProof w:val="0"/>
          <w:sz w:val="22"/>
          <w:szCs w:val="22"/>
        </w:rPr>
        <w:t>Реєстрація та правовий статус</w:t>
      </w:r>
    </w:p>
    <w:p w14:paraId="18C8F7DC" w14:textId="0195FE2F" w:rsidR="47320FA6" w:rsidRDefault="63C9A24C" w:rsidP="39AC3BEA">
      <w:pPr>
        <w:pStyle w:val="ListParagraph"/>
        <w:numPr>
          <w:ilvl w:val="1"/>
          <w:numId w:val="24"/>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Бути офіційно зареєстрованим як юридична особа відповідно до законодавства України та здійснювати діяльність у відповідності до всіх чинних цивільних, податкових та інших нормативних актів.</w:t>
      </w:r>
    </w:p>
    <w:p w14:paraId="0C139BD7" w14:textId="5FCBD115" w:rsidR="47320FA6" w:rsidRDefault="63C9A24C" w:rsidP="39AC3BEA">
      <w:pPr>
        <w:pStyle w:val="ListParagraph"/>
        <w:numPr>
          <w:ilvl w:val="1"/>
          <w:numId w:val="24"/>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Не повинні бути організаціями або фізичними особами з США чи інших третіх країн (право на участь мають лише українські юридичні особи).</w:t>
      </w:r>
    </w:p>
    <w:p w14:paraId="7DC4FC82" w14:textId="03355B3C" w:rsidR="47320FA6" w:rsidRDefault="63C9A24C" w:rsidP="39AC3BEA">
      <w:pPr>
        <w:pStyle w:val="ListParagraph"/>
        <w:numPr>
          <w:ilvl w:val="0"/>
          <w:numId w:val="24"/>
        </w:numPr>
        <w:spacing w:after="0" w:line="276" w:lineRule="auto"/>
        <w:rPr>
          <w:rFonts w:ascii="Arial" w:eastAsia="Arial" w:hAnsi="Arial" w:cs="Arial"/>
          <w:b/>
          <w:bCs/>
          <w:noProof w:val="0"/>
          <w:sz w:val="22"/>
          <w:szCs w:val="22"/>
        </w:rPr>
      </w:pPr>
      <w:r w:rsidRPr="4EC72FC1">
        <w:rPr>
          <w:rFonts w:ascii="Arial" w:eastAsia="Arial" w:hAnsi="Arial" w:cs="Arial"/>
          <w:b/>
          <w:bCs/>
          <w:noProof w:val="0"/>
          <w:sz w:val="22"/>
          <w:szCs w:val="22"/>
        </w:rPr>
        <w:t>Умови діяльності</w:t>
      </w:r>
    </w:p>
    <w:p w14:paraId="78A7B52E" w14:textId="09B06C21" w:rsidR="47320FA6" w:rsidRDefault="63C9A24C" w:rsidP="39AC3BEA">
      <w:pPr>
        <w:pStyle w:val="ListParagraph"/>
        <w:numPr>
          <w:ilvl w:val="1"/>
          <w:numId w:val="24"/>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Діяльність повинна здійснюватися в Україні.</w:t>
      </w:r>
    </w:p>
    <w:p w14:paraId="0AE0B550" w14:textId="18AC15D6" w:rsidR="47320FA6" w:rsidRDefault="63C9A24C" w:rsidP="39AC3BEA">
      <w:pPr>
        <w:pStyle w:val="ListParagraph"/>
        <w:numPr>
          <w:ilvl w:val="1"/>
          <w:numId w:val="24"/>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Мати статус некомерційної організації.</w:t>
      </w:r>
    </w:p>
    <w:p w14:paraId="1E2408AF" w14:textId="6ED10D86" w:rsidR="47320FA6" w:rsidRDefault="63C9A24C" w:rsidP="39AC3BEA">
      <w:pPr>
        <w:pStyle w:val="ListParagraph"/>
        <w:numPr>
          <w:ilvl w:val="0"/>
          <w:numId w:val="24"/>
        </w:numPr>
        <w:spacing w:after="0" w:line="276" w:lineRule="auto"/>
        <w:rPr>
          <w:rFonts w:ascii="Arial" w:eastAsia="Arial" w:hAnsi="Arial" w:cs="Arial"/>
          <w:b/>
          <w:bCs/>
          <w:noProof w:val="0"/>
          <w:sz w:val="22"/>
          <w:szCs w:val="22"/>
        </w:rPr>
      </w:pPr>
      <w:r w:rsidRPr="4EC72FC1">
        <w:rPr>
          <w:rFonts w:ascii="Arial" w:eastAsia="Arial" w:hAnsi="Arial" w:cs="Arial"/>
          <w:b/>
          <w:bCs/>
          <w:noProof w:val="0"/>
          <w:sz w:val="22"/>
          <w:szCs w:val="22"/>
        </w:rPr>
        <w:t>Відповідність цілям програми</w:t>
      </w:r>
    </w:p>
    <w:p w14:paraId="1518B846" w14:textId="694BD319" w:rsidR="47320FA6" w:rsidRDefault="63C9A24C" w:rsidP="39AC3BEA">
      <w:pPr>
        <w:pStyle w:val="ListParagraph"/>
        <w:numPr>
          <w:ilvl w:val="1"/>
          <w:numId w:val="24"/>
        </w:numPr>
        <w:spacing w:after="0" w:line="276" w:lineRule="auto"/>
        <w:rPr>
          <w:rFonts w:ascii="Arial" w:eastAsia="Arial" w:hAnsi="Arial" w:cs="Arial"/>
          <w:noProof w:val="0"/>
          <w:sz w:val="22"/>
          <w:szCs w:val="22"/>
        </w:rPr>
      </w:pPr>
      <w:r w:rsidRPr="045487AD">
        <w:rPr>
          <w:rFonts w:ascii="Arial" w:eastAsia="Arial" w:hAnsi="Arial" w:cs="Arial"/>
          <w:noProof w:val="0"/>
          <w:sz w:val="22"/>
          <w:szCs w:val="22"/>
        </w:rPr>
        <w:t>Запропоновані про</w:t>
      </w:r>
      <w:del w:id="2" w:author="Valentina Kolodiychuk" w:date="2026-05-07T15:24:00Z" w16du:dateUtc="2026-05-07T15:24:51Z">
        <w:r w:rsidRPr="045487AD" w:rsidDel="63C9A24C">
          <w:rPr>
            <w:rFonts w:ascii="Arial" w:eastAsia="Arial" w:hAnsi="Arial" w:cs="Arial"/>
            <w:noProof w:val="0"/>
            <w:sz w:val="22"/>
            <w:szCs w:val="22"/>
          </w:rPr>
          <w:delText>е</w:delText>
        </w:r>
      </w:del>
      <w:ins w:id="3" w:author="Valentina Kolodiychuk" w:date="2026-05-07T15:24:00Z" w16du:dateUtc="2026-05-07T15:24:51Z">
        <w:r w:rsidR="7F638C9D" w:rsidRPr="045487AD">
          <w:rPr>
            <w:rFonts w:ascii="Arial" w:eastAsia="Arial" w:hAnsi="Arial" w:cs="Arial"/>
            <w:noProof w:val="0"/>
            <w:sz w:val="22"/>
            <w:szCs w:val="22"/>
          </w:rPr>
          <w:t>є</w:t>
        </w:r>
      </w:ins>
      <w:r w:rsidRPr="045487AD">
        <w:rPr>
          <w:rFonts w:ascii="Arial" w:eastAsia="Arial" w:hAnsi="Arial" w:cs="Arial"/>
          <w:noProof w:val="0"/>
          <w:sz w:val="22"/>
          <w:szCs w:val="22"/>
        </w:rPr>
        <w:t>кти повинні відповідати цілям та принципам UVRR.</w:t>
      </w:r>
    </w:p>
    <w:p w14:paraId="25472DE0" w14:textId="76758CF2" w:rsidR="47320FA6" w:rsidRDefault="63C9A24C" w:rsidP="7EA8949B">
      <w:pPr>
        <w:pStyle w:val="ListParagraph"/>
        <w:numPr>
          <w:ilvl w:val="1"/>
          <w:numId w:val="24"/>
        </w:numPr>
        <w:spacing w:after="0" w:line="276" w:lineRule="auto"/>
        <w:rPr>
          <w:rFonts w:ascii="Arial" w:eastAsia="Arial" w:hAnsi="Arial" w:cs="Arial"/>
          <w:noProof w:val="0"/>
          <w:sz w:val="22"/>
          <w:szCs w:val="22"/>
        </w:rPr>
      </w:pPr>
      <w:r w:rsidRPr="7EA8949B">
        <w:rPr>
          <w:rFonts w:ascii="Arial" w:eastAsia="Arial" w:hAnsi="Arial" w:cs="Arial"/>
          <w:noProof w:val="0"/>
          <w:sz w:val="22"/>
          <w:szCs w:val="22"/>
        </w:rPr>
        <w:t>У заявці мають бути представлені очікувані результати, які відповідають цілям проекту та чітко пов’язані з ними.</w:t>
      </w:r>
      <w:r w:rsidR="18327C74" w:rsidRPr="7EA8949B">
        <w:rPr>
          <w:rFonts w:ascii="Arial" w:eastAsia="Arial" w:hAnsi="Arial" w:cs="Arial"/>
          <w:noProof w:val="0"/>
          <w:sz w:val="22"/>
          <w:szCs w:val="22"/>
        </w:rPr>
        <w:t xml:space="preserve"> </w:t>
      </w:r>
    </w:p>
    <w:p w14:paraId="3EF33BD5" w14:textId="653F3E73" w:rsidR="47320FA6" w:rsidRDefault="63C9A24C" w:rsidP="39AC3BEA">
      <w:pPr>
        <w:pStyle w:val="ListParagraph"/>
        <w:numPr>
          <w:ilvl w:val="0"/>
          <w:numId w:val="24"/>
        </w:numPr>
        <w:spacing w:after="0" w:line="276" w:lineRule="auto"/>
        <w:rPr>
          <w:rFonts w:ascii="Arial" w:eastAsia="Arial" w:hAnsi="Arial" w:cs="Arial"/>
          <w:b/>
          <w:bCs/>
          <w:noProof w:val="0"/>
          <w:sz w:val="22"/>
          <w:szCs w:val="22"/>
        </w:rPr>
      </w:pPr>
      <w:r w:rsidRPr="4EC72FC1">
        <w:rPr>
          <w:rFonts w:ascii="Arial" w:eastAsia="Arial" w:hAnsi="Arial" w:cs="Arial"/>
          <w:b/>
          <w:bCs/>
          <w:noProof w:val="0"/>
          <w:sz w:val="22"/>
          <w:szCs w:val="22"/>
        </w:rPr>
        <w:t>Політичні та географічні обмеження</w:t>
      </w:r>
    </w:p>
    <w:p w14:paraId="52C6B426" w14:textId="541D9174" w:rsidR="47320FA6" w:rsidRDefault="2F147188" w:rsidP="39AC3BEA">
      <w:pPr>
        <w:pStyle w:val="ListParagraph"/>
        <w:numPr>
          <w:ilvl w:val="1"/>
          <w:numId w:val="24"/>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 xml:space="preserve">Заявником не може бути політична партія або організація, основною діяльністю якої є досягнення політичних або лобістських цілей. </w:t>
      </w:r>
    </w:p>
    <w:p w14:paraId="74CE7CE7" w14:textId="23BD7F7C" w:rsidR="476F0C81" w:rsidRDefault="5130C7FE" w:rsidP="39AC3BEA">
      <w:pPr>
        <w:pStyle w:val="ListParagraph"/>
        <w:numPr>
          <w:ilvl w:val="1"/>
          <w:numId w:val="24"/>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Діяльність має здійснюватися виключно на територіях, контрольованих урядом України.</w:t>
      </w:r>
    </w:p>
    <w:p w14:paraId="57E84480" w14:textId="1D139D69" w:rsidR="47320FA6" w:rsidRDefault="63C9A24C" w:rsidP="39AC3BEA">
      <w:pPr>
        <w:pStyle w:val="ListParagraph"/>
        <w:numPr>
          <w:ilvl w:val="0"/>
          <w:numId w:val="24"/>
        </w:numPr>
        <w:spacing w:after="0" w:line="276" w:lineRule="auto"/>
        <w:rPr>
          <w:rFonts w:ascii="Arial" w:eastAsia="Arial" w:hAnsi="Arial" w:cs="Arial"/>
          <w:b/>
          <w:bCs/>
          <w:noProof w:val="0"/>
          <w:sz w:val="22"/>
          <w:szCs w:val="22"/>
        </w:rPr>
      </w:pPr>
      <w:r w:rsidRPr="7A83B312">
        <w:rPr>
          <w:rFonts w:ascii="Arial" w:eastAsia="Arial" w:hAnsi="Arial" w:cs="Arial"/>
          <w:b/>
          <w:bCs/>
          <w:noProof w:val="0"/>
          <w:sz w:val="22"/>
          <w:szCs w:val="22"/>
        </w:rPr>
        <w:t>Відсторонення та відповідність вимогам</w:t>
      </w:r>
      <w:r w:rsidR="2C0534CB" w:rsidRPr="7A83B312">
        <w:rPr>
          <w:rFonts w:ascii="Arial" w:eastAsia="Arial" w:hAnsi="Arial" w:cs="Arial"/>
          <w:b/>
          <w:bCs/>
          <w:noProof w:val="0"/>
          <w:sz w:val="22"/>
          <w:szCs w:val="22"/>
        </w:rPr>
        <w:t xml:space="preserve"> (комплайєнсу)</w:t>
      </w:r>
    </w:p>
    <w:p w14:paraId="3BF4FB22" w14:textId="0AB45B9D" w:rsidR="47320FA6" w:rsidRDefault="63C9A24C" w:rsidP="39AC3BEA">
      <w:pPr>
        <w:pStyle w:val="ListParagraph"/>
        <w:numPr>
          <w:ilvl w:val="1"/>
          <w:numId w:val="24"/>
        </w:numPr>
        <w:spacing w:after="0" w:line="276" w:lineRule="auto"/>
        <w:rPr>
          <w:rFonts w:ascii="Arial" w:eastAsia="Arial" w:hAnsi="Arial" w:cs="Arial"/>
          <w:noProof w:val="0"/>
          <w:sz w:val="22"/>
          <w:szCs w:val="22"/>
        </w:rPr>
      </w:pPr>
      <w:r w:rsidRPr="7A5389C9">
        <w:rPr>
          <w:rFonts w:ascii="Arial" w:eastAsia="Arial" w:hAnsi="Arial" w:cs="Arial"/>
          <w:noProof w:val="0"/>
          <w:sz w:val="22"/>
          <w:szCs w:val="22"/>
        </w:rPr>
        <w:t xml:space="preserve">Організація не повинна </w:t>
      </w:r>
      <w:r w:rsidR="3CBC4E09" w:rsidRPr="7A5389C9">
        <w:rPr>
          <w:rFonts w:ascii="Arial" w:eastAsia="Arial" w:hAnsi="Arial" w:cs="Arial"/>
          <w:noProof w:val="0"/>
          <w:sz w:val="22"/>
          <w:szCs w:val="22"/>
        </w:rPr>
        <w:t>перебувати під санкціями, перебувати у процедурі закриття</w:t>
      </w:r>
      <w:r w:rsidRPr="7A5389C9">
        <w:rPr>
          <w:rFonts w:ascii="Arial" w:eastAsia="Arial" w:hAnsi="Arial" w:cs="Arial"/>
          <w:noProof w:val="0"/>
          <w:sz w:val="22"/>
          <w:szCs w:val="22"/>
        </w:rPr>
        <w:t xml:space="preserve"> або іншим чином</w:t>
      </w:r>
      <w:r w:rsidR="261E3C46" w:rsidRPr="7A5389C9">
        <w:rPr>
          <w:rFonts w:ascii="Arial" w:eastAsia="Arial" w:hAnsi="Arial" w:cs="Arial"/>
          <w:noProof w:val="0"/>
          <w:sz w:val="22"/>
          <w:szCs w:val="22"/>
        </w:rPr>
        <w:t xml:space="preserve"> бути</w:t>
      </w:r>
      <w:r w:rsidRPr="7A5389C9">
        <w:rPr>
          <w:rFonts w:ascii="Arial" w:eastAsia="Arial" w:hAnsi="Arial" w:cs="Arial"/>
          <w:noProof w:val="0"/>
          <w:sz w:val="22"/>
          <w:szCs w:val="22"/>
        </w:rPr>
        <w:t xml:space="preserve"> неправомочною.</w:t>
      </w:r>
      <w:r w:rsidR="20470EF6" w:rsidRPr="7A5389C9">
        <w:rPr>
          <w:rFonts w:ascii="Arial" w:eastAsia="Arial" w:hAnsi="Arial" w:cs="Arial"/>
          <w:noProof w:val="0"/>
          <w:sz w:val="22"/>
          <w:szCs w:val="22"/>
        </w:rPr>
        <w:t xml:space="preserve"> </w:t>
      </w:r>
    </w:p>
    <w:p w14:paraId="395C9FF0" w14:textId="25A1E377" w:rsidR="47320FA6" w:rsidRDefault="63C9A24C" w:rsidP="39AC3BEA">
      <w:pPr>
        <w:pStyle w:val="ListParagraph"/>
        <w:numPr>
          <w:ilvl w:val="1"/>
          <w:numId w:val="24"/>
        </w:numPr>
        <w:spacing w:after="0" w:line="276" w:lineRule="auto"/>
        <w:rPr>
          <w:rFonts w:ascii="Arial" w:eastAsia="Arial" w:hAnsi="Arial" w:cs="Arial"/>
          <w:noProof w:val="0"/>
          <w:sz w:val="22"/>
          <w:szCs w:val="22"/>
        </w:rPr>
      </w:pPr>
      <w:r w:rsidRPr="7A5389C9">
        <w:rPr>
          <w:rFonts w:ascii="Arial" w:eastAsia="Arial" w:hAnsi="Arial" w:cs="Arial"/>
          <w:noProof w:val="0"/>
          <w:sz w:val="22"/>
          <w:szCs w:val="22"/>
        </w:rPr>
        <w:t>Організація повинна дотримуватися відповідних нормативних актів уряду США, включаючи принципи формування витрат та стандарти закупівель.</w:t>
      </w:r>
      <w:r w:rsidR="03B6B849" w:rsidRPr="7A5389C9">
        <w:rPr>
          <w:rFonts w:ascii="Arial" w:eastAsia="Arial" w:hAnsi="Arial" w:cs="Arial"/>
          <w:noProof w:val="0"/>
          <w:sz w:val="22"/>
          <w:szCs w:val="22"/>
        </w:rPr>
        <w:t xml:space="preserve"> </w:t>
      </w:r>
    </w:p>
    <w:p w14:paraId="57439B30" w14:textId="0A815024" w:rsidR="47320FA6" w:rsidRDefault="291E10C2" w:rsidP="4FC2F383">
      <w:pPr>
        <w:pStyle w:val="ListParagraph"/>
        <w:numPr>
          <w:ilvl w:val="1"/>
          <w:numId w:val="24"/>
        </w:numPr>
        <w:spacing w:after="0" w:line="276" w:lineRule="auto"/>
        <w:rPr>
          <w:rFonts w:ascii="Arial" w:eastAsia="Arial" w:hAnsi="Arial" w:cs="Arial"/>
          <w:noProof w:val="0"/>
          <w:sz w:val="22"/>
          <w:szCs w:val="22"/>
        </w:rPr>
      </w:pPr>
      <w:r w:rsidRPr="4FC2F383">
        <w:rPr>
          <w:rFonts w:ascii="Arial" w:eastAsia="Arial" w:hAnsi="Arial" w:cs="Arial"/>
          <w:noProof w:val="0"/>
          <w:sz w:val="22"/>
          <w:szCs w:val="22"/>
        </w:rPr>
        <w:lastRenderedPageBreak/>
        <w:t>Жодне фінансування, виділене в рамках цього RFA, не може бути надане для субгрантів, прямої фінансової підтримки або іншим чином використане для здійснення будь-яких платежів чи переказів Агентству Організації Об'єднаних Націй з надання допомоги та організації робіт (UNVRWA).</w:t>
      </w:r>
    </w:p>
    <w:p w14:paraId="1F8ECD78" w14:textId="5BE391AD" w:rsidR="47320FA6" w:rsidRDefault="63C9A24C" w:rsidP="39AC3BEA">
      <w:pPr>
        <w:pStyle w:val="ListParagraph"/>
        <w:numPr>
          <w:ilvl w:val="0"/>
          <w:numId w:val="24"/>
        </w:numPr>
        <w:spacing w:after="0" w:line="276" w:lineRule="auto"/>
        <w:rPr>
          <w:rFonts w:ascii="Arial" w:eastAsia="Arial" w:hAnsi="Arial" w:cs="Arial"/>
          <w:b/>
          <w:bCs/>
          <w:noProof w:val="0"/>
          <w:sz w:val="22"/>
          <w:szCs w:val="22"/>
        </w:rPr>
      </w:pPr>
      <w:r w:rsidRPr="4EC72FC1">
        <w:rPr>
          <w:rFonts w:ascii="Arial" w:eastAsia="Arial" w:hAnsi="Arial" w:cs="Arial"/>
          <w:b/>
          <w:bCs/>
          <w:noProof w:val="0"/>
          <w:sz w:val="22"/>
          <w:szCs w:val="22"/>
        </w:rPr>
        <w:t>Мова та терміни</w:t>
      </w:r>
    </w:p>
    <w:p w14:paraId="1DA88A98" w14:textId="4631E469" w:rsidR="47320FA6" w:rsidRDefault="63C9A24C" w:rsidP="39AC3BEA">
      <w:pPr>
        <w:pStyle w:val="ListParagraph"/>
        <w:numPr>
          <w:ilvl w:val="1"/>
          <w:numId w:val="24"/>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 xml:space="preserve">Заявки повинні подаватися </w:t>
      </w:r>
      <w:r w:rsidRPr="4EC72FC1">
        <w:rPr>
          <w:rFonts w:ascii="Arial" w:eastAsia="Arial" w:hAnsi="Arial" w:cs="Arial"/>
          <w:b/>
          <w:bCs/>
          <w:noProof w:val="0"/>
          <w:sz w:val="22"/>
          <w:szCs w:val="22"/>
        </w:rPr>
        <w:t xml:space="preserve">українською або англійською </w:t>
      </w:r>
      <w:r w:rsidRPr="4EC72FC1">
        <w:rPr>
          <w:rFonts w:ascii="Arial" w:eastAsia="Arial" w:hAnsi="Arial" w:cs="Arial"/>
          <w:noProof w:val="0"/>
          <w:sz w:val="22"/>
          <w:szCs w:val="22"/>
        </w:rPr>
        <w:t>мовою.</w:t>
      </w:r>
    </w:p>
    <w:p w14:paraId="054EAA5A" w14:textId="6D7E3BBF" w:rsidR="47320FA6" w:rsidRDefault="63C9A24C" w:rsidP="39AC3BEA">
      <w:pPr>
        <w:pStyle w:val="ListParagraph"/>
        <w:numPr>
          <w:ilvl w:val="1"/>
          <w:numId w:val="24"/>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Пропоновані терміни реалізації проєкту не повинні виходити за межі кінцевої дати, зазначеної в цьому запиті на пропозиції.</w:t>
      </w:r>
    </w:p>
    <w:p w14:paraId="4F8A6D27" w14:textId="34D47ACC" w:rsidR="47320FA6" w:rsidRDefault="63C9A24C" w:rsidP="39AC3BEA">
      <w:pPr>
        <w:rPr>
          <w:rFonts w:ascii="Arial" w:eastAsia="Arial" w:hAnsi="Arial" w:cs="Arial"/>
          <w:b/>
          <w:bCs/>
          <w:noProof w:val="0"/>
          <w:sz w:val="22"/>
          <w:szCs w:val="22"/>
        </w:rPr>
      </w:pPr>
      <w:r w:rsidRPr="4FC2F383">
        <w:rPr>
          <w:rFonts w:ascii="Arial" w:eastAsia="Arial" w:hAnsi="Arial" w:cs="Arial"/>
          <w:b/>
          <w:bCs/>
          <w:noProof w:val="0"/>
        </w:rPr>
        <w:t xml:space="preserve">Типи </w:t>
      </w:r>
      <w:r w:rsidR="190561E4" w:rsidRPr="4FC2F383">
        <w:rPr>
          <w:rFonts w:ascii="Arial" w:eastAsia="Arial" w:hAnsi="Arial" w:cs="Arial"/>
          <w:b/>
          <w:bCs/>
          <w:noProof w:val="0"/>
        </w:rPr>
        <w:t>допустимих грантоотримувачів</w:t>
      </w:r>
      <w:r w:rsidRPr="4FC2F383">
        <w:rPr>
          <w:rFonts w:ascii="Arial" w:eastAsia="Arial" w:hAnsi="Arial" w:cs="Arial"/>
          <w:b/>
          <w:bCs/>
          <w:noProof w:val="0"/>
        </w:rPr>
        <w:t>, що відповідають вимогам</w:t>
      </w:r>
    </w:p>
    <w:p w14:paraId="6CB52E69" w14:textId="04CF4207" w:rsidR="47320FA6" w:rsidRDefault="63C9A24C" w:rsidP="39AC3BEA">
      <w:pPr>
        <w:pStyle w:val="ListParagraph"/>
        <w:numPr>
          <w:ilvl w:val="0"/>
          <w:numId w:val="18"/>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Організації громадянського суспільства (ОГС), зокрема:</w:t>
      </w:r>
    </w:p>
    <w:p w14:paraId="7D90EAE8" w14:textId="55EE5414" w:rsidR="47320FA6" w:rsidRDefault="63C9A24C" w:rsidP="39AC3BEA">
      <w:pPr>
        <w:pStyle w:val="ListParagraph"/>
        <w:numPr>
          <w:ilvl w:val="1"/>
          <w:numId w:val="18"/>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Неурядові організації</w:t>
      </w:r>
    </w:p>
    <w:p w14:paraId="0BA12F25" w14:textId="6C486661" w:rsidR="47320FA6" w:rsidRDefault="63C9A24C" w:rsidP="39AC3BEA">
      <w:pPr>
        <w:pStyle w:val="ListParagraph"/>
        <w:numPr>
          <w:ilvl w:val="1"/>
          <w:numId w:val="18"/>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Благодійні організації</w:t>
      </w:r>
    </w:p>
    <w:p w14:paraId="377612E6" w14:textId="6167E715" w:rsidR="47320FA6" w:rsidRDefault="63C9A24C" w:rsidP="39AC3BEA">
      <w:pPr>
        <w:pStyle w:val="ListParagraph"/>
        <w:numPr>
          <w:ilvl w:val="1"/>
          <w:numId w:val="18"/>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Благодійні фонди</w:t>
      </w:r>
    </w:p>
    <w:p w14:paraId="550A886E" w14:textId="4F8DDFEB" w:rsidR="47320FA6" w:rsidRDefault="63C9A24C" w:rsidP="39AC3BEA">
      <w:pPr>
        <w:pStyle w:val="ListParagraph"/>
        <w:numPr>
          <w:ilvl w:val="1"/>
          <w:numId w:val="18"/>
        </w:numPr>
        <w:spacing w:after="0" w:line="276" w:lineRule="auto"/>
        <w:rPr>
          <w:rFonts w:ascii="Arial" w:eastAsia="Arial" w:hAnsi="Arial" w:cs="Arial"/>
          <w:noProof w:val="0"/>
          <w:sz w:val="22"/>
          <w:szCs w:val="22"/>
        </w:rPr>
      </w:pPr>
      <w:r w:rsidRPr="4FC2F383">
        <w:rPr>
          <w:rFonts w:ascii="Arial" w:eastAsia="Arial" w:hAnsi="Arial" w:cs="Arial"/>
          <w:noProof w:val="0"/>
          <w:sz w:val="22"/>
          <w:szCs w:val="22"/>
        </w:rPr>
        <w:t>Громадські об’єднання</w:t>
      </w:r>
    </w:p>
    <w:p w14:paraId="01550A0F" w14:textId="56C7429F" w:rsidR="47320FA6" w:rsidRDefault="63C9A24C" w:rsidP="39AC3BEA">
      <w:pPr>
        <w:pStyle w:val="ListParagraph"/>
        <w:numPr>
          <w:ilvl w:val="0"/>
          <w:numId w:val="18"/>
        </w:num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Консорціум ОГС із чітко визначеними ролями, обов’язками та частками у бюджеті.</w:t>
      </w:r>
    </w:p>
    <w:p w14:paraId="4D727EA1" w14:textId="465414EE" w:rsidR="47320FA6" w:rsidRDefault="47320FA6" w:rsidP="19527FCB">
      <w:pPr>
        <w:spacing w:after="0"/>
        <w:rPr>
          <w:noProof w:val="0"/>
        </w:rPr>
      </w:pPr>
    </w:p>
    <w:p w14:paraId="0B0D038B" w14:textId="0ABE3A87" w:rsidR="4033683C" w:rsidRDefault="4033683C" w:rsidP="19527FCB">
      <w:pPr>
        <w:spacing w:after="0"/>
        <w:rPr>
          <w:rFonts w:ascii="Arial" w:eastAsia="Arial" w:hAnsi="Arial" w:cs="Arial"/>
          <w:noProof w:val="0"/>
        </w:rPr>
      </w:pPr>
    </w:p>
    <w:p w14:paraId="5BE77C42" w14:textId="4DDC4F2F" w:rsidR="4033683C" w:rsidRDefault="6C3D924B" w:rsidP="19527FCB">
      <w:pPr>
        <w:spacing w:after="200"/>
        <w:rPr>
          <w:rFonts w:ascii="Arial" w:eastAsia="Arial" w:hAnsi="Arial" w:cs="Arial"/>
          <w:b/>
          <w:bCs/>
          <w:noProof w:val="0"/>
        </w:rPr>
      </w:pPr>
      <w:r w:rsidRPr="4EC72FC1">
        <w:rPr>
          <w:rFonts w:ascii="Arial" w:eastAsia="Arial" w:hAnsi="Arial" w:cs="Arial"/>
          <w:b/>
          <w:bCs/>
          <w:noProof w:val="0"/>
        </w:rPr>
        <w:t xml:space="preserve">РОЗДІЛ IV: ІНФОРМАЦІЯ </w:t>
      </w:r>
      <w:r w:rsidR="00A0030A" w:rsidRPr="4EC72FC1">
        <w:rPr>
          <w:rFonts w:ascii="Arial" w:eastAsia="Arial" w:hAnsi="Arial" w:cs="Arial"/>
          <w:b/>
          <w:bCs/>
          <w:noProof w:val="0"/>
        </w:rPr>
        <w:t>ПРО</w:t>
      </w:r>
      <w:r w:rsidRPr="4EC72FC1">
        <w:rPr>
          <w:rFonts w:ascii="Arial" w:eastAsia="Arial" w:hAnsi="Arial" w:cs="Arial"/>
          <w:b/>
          <w:bCs/>
          <w:noProof w:val="0"/>
        </w:rPr>
        <w:t xml:space="preserve"> ПОДАННЯ ЗАЯВОК</w:t>
      </w:r>
    </w:p>
    <w:p w14:paraId="1ABF33A7" w14:textId="2C97A19D" w:rsidR="4033683C" w:rsidRDefault="6C3D924B" w:rsidP="19527FCB">
      <w:pPr>
        <w:spacing w:after="200" w:line="276" w:lineRule="auto"/>
        <w:jc w:val="both"/>
        <w:rPr>
          <w:rFonts w:ascii="Arial" w:eastAsia="Arial" w:hAnsi="Arial" w:cs="Arial"/>
          <w:noProof w:val="0"/>
          <w:sz w:val="22"/>
          <w:szCs w:val="22"/>
        </w:rPr>
      </w:pPr>
      <w:r w:rsidRPr="1F301726">
        <w:rPr>
          <w:rFonts w:ascii="Arial" w:eastAsia="Arial" w:hAnsi="Arial" w:cs="Arial"/>
          <w:noProof w:val="0"/>
          <w:sz w:val="22"/>
          <w:szCs w:val="22"/>
        </w:rPr>
        <w:t xml:space="preserve">Будь-які запитання щодо цього запиту на пропозиції (RFA) необхідно надсилати в письмовій формі </w:t>
      </w:r>
      <w:r w:rsidRPr="1F301726">
        <w:rPr>
          <w:rFonts w:ascii="Arial" w:eastAsia="Arial" w:hAnsi="Arial" w:cs="Arial"/>
          <w:b/>
          <w:bCs/>
          <w:noProof w:val="0"/>
          <w:sz w:val="22"/>
          <w:szCs w:val="22"/>
        </w:rPr>
        <w:t xml:space="preserve">не пізніше ніж за десять днів до кінцевого терміну </w:t>
      </w:r>
      <w:r w:rsidRPr="1F301726">
        <w:rPr>
          <w:rFonts w:ascii="Arial" w:eastAsia="Arial" w:hAnsi="Arial" w:cs="Arial"/>
          <w:noProof w:val="0"/>
          <w:sz w:val="22"/>
          <w:szCs w:val="22"/>
        </w:rPr>
        <w:t>на адресу</w:t>
      </w:r>
      <w:r w:rsidR="00B561AA" w:rsidRPr="1F301726">
        <w:rPr>
          <w:rFonts w:ascii="Arial" w:eastAsia="Arial" w:hAnsi="Arial" w:cs="Arial"/>
          <w:noProof w:val="0"/>
          <w:sz w:val="22"/>
          <w:szCs w:val="22"/>
        </w:rPr>
        <w:t xml:space="preserve"> </w:t>
      </w:r>
      <w:hyperlink r:id="rId15">
        <w:r w:rsidR="00D65019" w:rsidRPr="1F301726">
          <w:rPr>
            <w:rStyle w:val="Hyperlink"/>
            <w:rFonts w:ascii="Arial" w:eastAsia="Arial" w:hAnsi="Arial" w:cs="Arial"/>
            <w:noProof w:val="0"/>
            <w:sz w:val="22"/>
            <w:szCs w:val="22"/>
          </w:rPr>
          <w:t>tender-ua@irex.org</w:t>
        </w:r>
      </w:hyperlink>
      <w:r w:rsidRPr="1F301726">
        <w:rPr>
          <w:rFonts w:ascii="Arial" w:eastAsia="Arial" w:hAnsi="Arial" w:cs="Arial"/>
          <w:noProof w:val="0"/>
          <w:color w:val="FF0000"/>
          <w:sz w:val="22"/>
          <w:szCs w:val="22"/>
        </w:rPr>
        <w:t xml:space="preserve"> </w:t>
      </w:r>
      <w:r w:rsidRPr="1F301726">
        <w:rPr>
          <w:rFonts w:ascii="Arial" w:eastAsia="Arial" w:hAnsi="Arial" w:cs="Arial"/>
          <w:noProof w:val="0"/>
          <w:sz w:val="22"/>
          <w:szCs w:val="22"/>
        </w:rPr>
        <w:t>із темою листа: «</w:t>
      </w:r>
      <w:r w:rsidRPr="1F301726">
        <w:rPr>
          <w:rFonts w:ascii="Arial" w:eastAsia="Arial" w:hAnsi="Arial" w:cs="Arial"/>
          <w:b/>
          <w:bCs/>
          <w:noProof w:val="0"/>
          <w:sz w:val="22"/>
          <w:szCs w:val="22"/>
        </w:rPr>
        <w:t>RFA UVRR Regional Coordination</w:t>
      </w:r>
      <w:r w:rsidRPr="1F301726">
        <w:rPr>
          <w:rFonts w:ascii="Arial" w:eastAsia="Arial" w:hAnsi="Arial" w:cs="Arial"/>
          <w:noProof w:val="0"/>
          <w:sz w:val="22"/>
          <w:szCs w:val="22"/>
        </w:rPr>
        <w:t>»</w:t>
      </w:r>
    </w:p>
    <w:p w14:paraId="1DD3B989" w14:textId="4D8DE93E" w:rsidR="4033683C" w:rsidRDefault="1117F590" w:rsidP="39AC3BEA">
      <w:pPr>
        <w:spacing w:after="200" w:line="276" w:lineRule="auto"/>
        <w:jc w:val="both"/>
        <w:rPr>
          <w:rFonts w:ascii="Arial" w:eastAsia="Arial" w:hAnsi="Arial" w:cs="Arial"/>
          <w:noProof w:val="0"/>
          <w:sz w:val="22"/>
          <w:szCs w:val="22"/>
        </w:rPr>
      </w:pPr>
      <w:r w:rsidRPr="1F301726">
        <w:rPr>
          <w:rFonts w:ascii="Arial" w:eastAsia="Arial" w:hAnsi="Arial" w:cs="Arial"/>
          <w:noProof w:val="0"/>
          <w:sz w:val="22"/>
          <w:szCs w:val="22"/>
        </w:rPr>
        <w:t xml:space="preserve">Повний пакет документів має бути отриманий </w:t>
      </w:r>
      <w:r w:rsidRPr="1F301726">
        <w:rPr>
          <w:rFonts w:ascii="Arial" w:eastAsia="Arial" w:hAnsi="Arial" w:cs="Arial"/>
          <w:b/>
          <w:bCs/>
          <w:noProof w:val="0"/>
          <w:sz w:val="22"/>
          <w:szCs w:val="22"/>
        </w:rPr>
        <w:t xml:space="preserve">не пізніше кінцевого терміну, </w:t>
      </w:r>
      <w:r w:rsidRPr="1F301726">
        <w:rPr>
          <w:rFonts w:ascii="Arial" w:eastAsia="Arial" w:hAnsi="Arial" w:cs="Arial"/>
          <w:noProof w:val="0"/>
          <w:sz w:val="22"/>
          <w:szCs w:val="22"/>
        </w:rPr>
        <w:t xml:space="preserve">зазначеного на титульній сторінці цього оголошення про прийом заявок. Заявки, подані з запізненням або неповні, </w:t>
      </w:r>
      <w:r w:rsidR="2E756E2B" w:rsidRPr="1F301726">
        <w:rPr>
          <w:rFonts w:ascii="Arial" w:eastAsia="Arial" w:hAnsi="Arial" w:cs="Arial"/>
          <w:noProof w:val="0"/>
          <w:sz w:val="22"/>
          <w:szCs w:val="22"/>
        </w:rPr>
        <w:t xml:space="preserve"> ризикують не бути взятими до розгляду</w:t>
      </w:r>
      <w:r w:rsidRPr="1F301726">
        <w:rPr>
          <w:rFonts w:ascii="Arial" w:eastAsia="Arial" w:hAnsi="Arial" w:cs="Arial"/>
          <w:noProof w:val="0"/>
          <w:sz w:val="22"/>
          <w:szCs w:val="22"/>
        </w:rPr>
        <w:t>.</w:t>
      </w:r>
    </w:p>
    <w:p w14:paraId="64DEA94B" w14:textId="1DD92FF0" w:rsidR="4033683C" w:rsidRDefault="1117F590" w:rsidP="39AC3BEA">
      <w:pPr>
        <w:pStyle w:val="Heading3"/>
        <w:spacing w:before="281" w:after="281" w:line="276" w:lineRule="auto"/>
        <w:rPr>
          <w:rFonts w:ascii="Arial" w:eastAsia="Arial" w:hAnsi="Arial" w:cs="Arial"/>
          <w:b/>
          <w:bCs/>
          <w:noProof w:val="0"/>
          <w:color w:val="2E74B5"/>
          <w:sz w:val="22"/>
          <w:szCs w:val="22"/>
        </w:rPr>
      </w:pPr>
      <w:r w:rsidRPr="4EC72FC1">
        <w:rPr>
          <w:rFonts w:ascii="Arial" w:eastAsia="Arial" w:hAnsi="Arial" w:cs="Arial"/>
          <w:b/>
          <w:bCs/>
          <w:noProof w:val="0"/>
          <w:color w:val="2E74B5"/>
          <w:sz w:val="22"/>
          <w:szCs w:val="22"/>
        </w:rPr>
        <w:t>Пакет документів</w:t>
      </w:r>
    </w:p>
    <w:p w14:paraId="1730352A" w14:textId="0AAAF11B" w:rsidR="4033683C" w:rsidRDefault="1117F590" w:rsidP="39AC3BEA">
      <w:pPr>
        <w:spacing w:before="240" w:after="240" w:line="276" w:lineRule="auto"/>
        <w:rPr>
          <w:rFonts w:ascii="Arial" w:eastAsia="Arial" w:hAnsi="Arial" w:cs="Arial"/>
          <w:noProof w:val="0"/>
          <w:sz w:val="22"/>
          <w:szCs w:val="22"/>
        </w:rPr>
      </w:pPr>
      <w:r w:rsidRPr="4EC72FC1">
        <w:rPr>
          <w:rFonts w:ascii="Arial" w:eastAsia="Arial" w:hAnsi="Arial" w:cs="Arial"/>
          <w:noProof w:val="0"/>
          <w:sz w:val="22"/>
          <w:szCs w:val="22"/>
        </w:rPr>
        <w:t>Повна заявка повинна містити такі компоненти:</w:t>
      </w:r>
    </w:p>
    <w:p w14:paraId="5D71028F" w14:textId="16128FE7" w:rsidR="4033683C" w:rsidRDefault="1117F590" w:rsidP="39AC3BEA">
      <w:pPr>
        <w:pStyle w:val="ListParagraph"/>
        <w:numPr>
          <w:ilvl w:val="0"/>
          <w:numId w:val="23"/>
        </w:numPr>
        <w:spacing w:after="0" w:line="276" w:lineRule="auto"/>
        <w:rPr>
          <w:rFonts w:ascii="Arial" w:eastAsia="Arial" w:hAnsi="Arial" w:cs="Arial"/>
          <w:b/>
          <w:bCs/>
          <w:noProof w:val="0"/>
          <w:sz w:val="22"/>
          <w:szCs w:val="22"/>
        </w:rPr>
      </w:pPr>
      <w:r w:rsidRPr="34E66C76">
        <w:rPr>
          <w:rFonts w:ascii="Arial" w:eastAsia="Arial" w:hAnsi="Arial" w:cs="Arial"/>
          <w:b/>
          <w:bCs/>
          <w:noProof w:val="0"/>
          <w:sz w:val="22"/>
          <w:szCs w:val="22"/>
        </w:rPr>
        <w:t>Про</w:t>
      </w:r>
      <w:r w:rsidR="2B2DB28E" w:rsidRPr="34E66C76">
        <w:rPr>
          <w:rFonts w:ascii="Arial" w:eastAsia="Arial" w:hAnsi="Arial" w:cs="Arial"/>
          <w:b/>
          <w:bCs/>
          <w:noProof w:val="0"/>
          <w:sz w:val="22"/>
          <w:szCs w:val="22"/>
        </w:rPr>
        <w:t>є</w:t>
      </w:r>
      <w:r w:rsidRPr="34E66C76">
        <w:rPr>
          <w:rFonts w:ascii="Arial" w:eastAsia="Arial" w:hAnsi="Arial" w:cs="Arial"/>
          <w:b/>
          <w:bCs/>
          <w:noProof w:val="0"/>
          <w:sz w:val="22"/>
          <w:szCs w:val="22"/>
        </w:rPr>
        <w:t xml:space="preserve">ктну пропозицію </w:t>
      </w:r>
      <w:r w:rsidRPr="34E66C76">
        <w:rPr>
          <w:rFonts w:ascii="Arial" w:eastAsia="Arial" w:hAnsi="Arial" w:cs="Arial"/>
          <w:noProof w:val="0"/>
          <w:sz w:val="22"/>
          <w:szCs w:val="22"/>
        </w:rPr>
        <w:t>(за шаблоном, наданим IREX).</w:t>
      </w:r>
    </w:p>
    <w:p w14:paraId="33095AE6" w14:textId="0BC16446" w:rsidR="4033683C" w:rsidRDefault="1117F590" w:rsidP="39AC3BEA">
      <w:pPr>
        <w:pStyle w:val="ListParagraph"/>
        <w:numPr>
          <w:ilvl w:val="0"/>
          <w:numId w:val="23"/>
        </w:numPr>
        <w:spacing w:after="0" w:line="276" w:lineRule="auto"/>
        <w:rPr>
          <w:rFonts w:ascii="Arial" w:eastAsia="Arial" w:hAnsi="Arial" w:cs="Arial"/>
          <w:b/>
          <w:bCs/>
          <w:noProof w:val="0"/>
          <w:sz w:val="22"/>
          <w:szCs w:val="22"/>
        </w:rPr>
      </w:pPr>
      <w:r w:rsidRPr="4EC72FC1">
        <w:rPr>
          <w:rFonts w:ascii="Arial" w:eastAsia="Arial" w:hAnsi="Arial" w:cs="Arial"/>
          <w:b/>
          <w:bCs/>
          <w:noProof w:val="0"/>
          <w:sz w:val="22"/>
          <w:szCs w:val="22"/>
        </w:rPr>
        <w:t>Резюме або короткі біографії ключових співробітників проекту.</w:t>
      </w:r>
    </w:p>
    <w:p w14:paraId="6C3D7348" w14:textId="606275A7" w:rsidR="4033683C" w:rsidRDefault="1117F590" w:rsidP="39AC3BEA">
      <w:pPr>
        <w:pStyle w:val="ListParagraph"/>
        <w:numPr>
          <w:ilvl w:val="0"/>
          <w:numId w:val="23"/>
        </w:numPr>
        <w:spacing w:after="0" w:line="276" w:lineRule="auto"/>
        <w:rPr>
          <w:rFonts w:ascii="Arial" w:eastAsia="Arial" w:hAnsi="Arial" w:cs="Arial"/>
          <w:noProof w:val="0"/>
          <w:sz w:val="22"/>
          <w:szCs w:val="22"/>
        </w:rPr>
      </w:pPr>
      <w:r w:rsidRPr="4EC72FC1">
        <w:rPr>
          <w:rFonts w:ascii="Arial" w:eastAsia="Arial" w:hAnsi="Arial" w:cs="Arial"/>
          <w:b/>
          <w:bCs/>
          <w:noProof w:val="0"/>
          <w:sz w:val="22"/>
          <w:szCs w:val="22"/>
        </w:rPr>
        <w:t xml:space="preserve">Бюджет </w:t>
      </w:r>
      <w:r w:rsidRPr="4EC72FC1">
        <w:rPr>
          <w:rFonts w:ascii="Arial" w:eastAsia="Arial" w:hAnsi="Arial" w:cs="Arial"/>
          <w:noProof w:val="0"/>
          <w:sz w:val="22"/>
          <w:szCs w:val="22"/>
        </w:rPr>
        <w:t>(у шаблоні, наданому IREX).</w:t>
      </w:r>
    </w:p>
    <w:p w14:paraId="6792CBF8" w14:textId="0AC1AFAD" w:rsidR="0F1EDB99" w:rsidRPr="00F32D1E" w:rsidRDefault="76D590F0" w:rsidP="19527FCB">
      <w:pPr>
        <w:pStyle w:val="ListParagraph"/>
        <w:numPr>
          <w:ilvl w:val="0"/>
          <w:numId w:val="23"/>
        </w:numPr>
        <w:spacing w:after="0" w:line="276" w:lineRule="auto"/>
        <w:rPr>
          <w:rFonts w:ascii="Arial" w:eastAsia="Arial" w:hAnsi="Arial" w:cs="Arial"/>
          <w:noProof w:val="0"/>
          <w:color w:val="000000" w:themeColor="text1"/>
          <w:sz w:val="22"/>
          <w:szCs w:val="22"/>
        </w:rPr>
      </w:pPr>
      <w:r w:rsidRPr="34E66C76">
        <w:rPr>
          <w:rFonts w:ascii="Arial" w:eastAsia="Arial" w:hAnsi="Arial" w:cs="Arial"/>
          <w:b/>
          <w:bCs/>
          <w:noProof w:val="0"/>
          <w:color w:val="000000" w:themeColor="text1"/>
          <w:sz w:val="22"/>
          <w:szCs w:val="22"/>
        </w:rPr>
        <w:t xml:space="preserve">Свідоцтво про державну реєстрацію </w:t>
      </w:r>
      <w:r w:rsidR="00357234" w:rsidRPr="34E66C76">
        <w:rPr>
          <w:rFonts w:ascii="Arial" w:eastAsia="Arial" w:hAnsi="Arial" w:cs="Arial"/>
          <w:noProof w:val="0"/>
          <w:color w:val="000000" w:themeColor="text1"/>
          <w:sz w:val="22"/>
          <w:szCs w:val="22"/>
        </w:rPr>
        <w:t>ГО</w:t>
      </w:r>
      <w:r w:rsidRPr="34E66C76">
        <w:rPr>
          <w:rFonts w:ascii="Arial" w:eastAsia="Arial" w:hAnsi="Arial" w:cs="Arial"/>
          <w:noProof w:val="0"/>
          <w:color w:val="000000" w:themeColor="text1"/>
          <w:sz w:val="22"/>
          <w:szCs w:val="22"/>
        </w:rPr>
        <w:t>/</w:t>
      </w:r>
      <w:r w:rsidR="00357234" w:rsidRPr="34E66C76">
        <w:rPr>
          <w:rFonts w:ascii="Arial" w:eastAsia="Arial" w:hAnsi="Arial" w:cs="Arial"/>
          <w:noProof w:val="0"/>
          <w:color w:val="000000" w:themeColor="text1"/>
          <w:sz w:val="22"/>
          <w:szCs w:val="22"/>
        </w:rPr>
        <w:t>БО</w:t>
      </w:r>
      <w:r w:rsidRPr="34E66C76">
        <w:rPr>
          <w:rFonts w:ascii="Arial" w:eastAsia="Arial" w:hAnsi="Arial" w:cs="Arial"/>
          <w:noProof w:val="0"/>
          <w:color w:val="000000" w:themeColor="text1"/>
          <w:sz w:val="22"/>
          <w:szCs w:val="22"/>
        </w:rPr>
        <w:t xml:space="preserve">, </w:t>
      </w:r>
      <w:r w:rsidRPr="34E66C76">
        <w:rPr>
          <w:rFonts w:ascii="Arial" w:eastAsia="Arial" w:hAnsi="Arial"/>
          <w:noProof w:val="0"/>
          <w:color w:val="000000" w:themeColor="text1"/>
        </w:rPr>
        <w:t>Свідоцтво про статус</w:t>
      </w:r>
      <w:r w:rsidR="4B32199B" w:rsidRPr="34E66C76">
        <w:rPr>
          <w:rFonts w:ascii="Arial" w:eastAsia="Arial" w:hAnsi="Arial"/>
          <w:noProof w:val="0"/>
          <w:color w:val="000000" w:themeColor="text1"/>
        </w:rPr>
        <w:t xml:space="preserve"> неприбутковості</w:t>
      </w:r>
      <w:r w:rsidRPr="34E66C76">
        <w:rPr>
          <w:rFonts w:ascii="Arial" w:eastAsia="Arial" w:hAnsi="Arial"/>
          <w:noProof w:val="0"/>
          <w:color w:val="000000" w:themeColor="text1"/>
        </w:rPr>
        <w:t xml:space="preserve"> </w:t>
      </w:r>
      <w:r w:rsidRPr="34E66C76">
        <w:rPr>
          <w:rFonts w:ascii="Arial" w:eastAsia="Arial" w:hAnsi="Arial" w:cs="Arial"/>
          <w:noProof w:val="0"/>
          <w:color w:val="000000" w:themeColor="text1"/>
          <w:sz w:val="22"/>
          <w:szCs w:val="22"/>
        </w:rPr>
        <w:t xml:space="preserve">та </w:t>
      </w:r>
      <w:r w:rsidRPr="34E66C76">
        <w:rPr>
          <w:rFonts w:ascii="Arial" w:eastAsia="Arial" w:hAnsi="Arial" w:cs="Arial"/>
          <w:b/>
          <w:bCs/>
          <w:noProof w:val="0"/>
          <w:color w:val="000000" w:themeColor="text1"/>
          <w:sz w:val="22"/>
          <w:szCs w:val="22"/>
        </w:rPr>
        <w:t xml:space="preserve">Статут </w:t>
      </w:r>
      <w:r w:rsidR="00357234" w:rsidRPr="34E66C76">
        <w:rPr>
          <w:rFonts w:ascii="Arial" w:eastAsia="Arial" w:hAnsi="Arial" w:cs="Arial"/>
          <w:noProof w:val="0"/>
          <w:color w:val="000000" w:themeColor="text1"/>
          <w:sz w:val="22"/>
          <w:szCs w:val="22"/>
        </w:rPr>
        <w:t>ГО</w:t>
      </w:r>
      <w:r w:rsidRPr="34E66C76">
        <w:rPr>
          <w:rFonts w:ascii="Arial" w:eastAsia="Arial" w:hAnsi="Arial" w:cs="Arial"/>
          <w:noProof w:val="0"/>
          <w:color w:val="000000" w:themeColor="text1"/>
          <w:sz w:val="22"/>
          <w:szCs w:val="22"/>
        </w:rPr>
        <w:t>/</w:t>
      </w:r>
      <w:r w:rsidR="00357234" w:rsidRPr="34E66C76">
        <w:rPr>
          <w:rFonts w:ascii="Arial" w:eastAsia="Arial" w:hAnsi="Arial" w:cs="Arial"/>
          <w:noProof w:val="0"/>
          <w:color w:val="000000" w:themeColor="text1"/>
          <w:sz w:val="22"/>
          <w:szCs w:val="22"/>
        </w:rPr>
        <w:t>БО</w:t>
      </w:r>
      <w:r w:rsidRPr="34E66C76">
        <w:rPr>
          <w:rFonts w:ascii="Arial" w:eastAsia="Arial" w:hAnsi="Arial" w:cs="Arial"/>
          <w:noProof w:val="0"/>
          <w:color w:val="000000" w:themeColor="text1"/>
          <w:sz w:val="22"/>
          <w:szCs w:val="22"/>
        </w:rPr>
        <w:t xml:space="preserve"> (сканована версія).</w:t>
      </w:r>
    </w:p>
    <w:p w14:paraId="47EA3B97" w14:textId="6D2A6CA2" w:rsidR="4033683C" w:rsidRDefault="38EC75D0" w:rsidP="39AC3BEA">
      <w:pPr>
        <w:pStyle w:val="ListParagraph"/>
        <w:numPr>
          <w:ilvl w:val="0"/>
          <w:numId w:val="23"/>
        </w:numPr>
        <w:spacing w:after="0" w:line="276" w:lineRule="auto"/>
        <w:rPr>
          <w:rFonts w:ascii="Arial" w:eastAsia="Arial" w:hAnsi="Arial" w:cs="Arial"/>
          <w:noProof w:val="0"/>
          <w:sz w:val="22"/>
          <w:szCs w:val="22"/>
        </w:rPr>
      </w:pPr>
      <w:r w:rsidRPr="13864851">
        <w:rPr>
          <w:rFonts w:ascii="Arial" w:eastAsia="Arial" w:hAnsi="Arial" w:cs="Arial"/>
          <w:b/>
          <w:bCs/>
          <w:noProof w:val="0"/>
          <w:sz w:val="22"/>
          <w:szCs w:val="22"/>
        </w:rPr>
        <w:t>Інші супровідні матеріали</w:t>
      </w:r>
      <w:r w:rsidRPr="13864851">
        <w:rPr>
          <w:rFonts w:ascii="Arial" w:eastAsia="Arial" w:hAnsi="Arial" w:cs="Arial"/>
          <w:noProof w:val="0"/>
          <w:sz w:val="22"/>
          <w:szCs w:val="22"/>
        </w:rPr>
        <w:t>, такі як:</w:t>
      </w:r>
    </w:p>
    <w:p w14:paraId="7ED3187C" w14:textId="78988573" w:rsidR="4033683C" w:rsidRDefault="38EC75D0" w:rsidP="39AC3BEA">
      <w:pPr>
        <w:pStyle w:val="ListParagraph"/>
        <w:numPr>
          <w:ilvl w:val="1"/>
          <w:numId w:val="23"/>
        </w:numPr>
        <w:spacing w:after="0" w:line="276" w:lineRule="auto"/>
        <w:rPr>
          <w:rFonts w:ascii="Arial" w:eastAsia="Arial" w:hAnsi="Arial" w:cs="Arial"/>
          <w:b/>
          <w:bCs/>
          <w:noProof w:val="0"/>
          <w:sz w:val="22"/>
          <w:szCs w:val="22"/>
        </w:rPr>
      </w:pPr>
      <w:r w:rsidRPr="13864851">
        <w:rPr>
          <w:rFonts w:ascii="Arial" w:eastAsia="Arial" w:hAnsi="Arial" w:cs="Arial"/>
          <w:noProof w:val="0"/>
          <w:sz w:val="22"/>
          <w:szCs w:val="22"/>
        </w:rPr>
        <w:t>Листи підтримки</w:t>
      </w:r>
      <w:r w:rsidR="2F90F3B3" w:rsidRPr="13864851">
        <w:rPr>
          <w:rFonts w:ascii="Arial" w:eastAsia="Arial" w:hAnsi="Arial" w:cs="Arial"/>
          <w:noProof w:val="0"/>
          <w:sz w:val="22"/>
          <w:szCs w:val="22"/>
        </w:rPr>
        <w:t>;</w:t>
      </w:r>
      <w:r w:rsidRPr="13864851">
        <w:rPr>
          <w:rFonts w:ascii="Arial" w:eastAsia="Arial" w:hAnsi="Arial" w:cs="Arial"/>
          <w:noProof w:val="0"/>
          <w:sz w:val="22"/>
          <w:szCs w:val="22"/>
        </w:rPr>
        <w:t xml:space="preserve"> </w:t>
      </w:r>
    </w:p>
    <w:p w14:paraId="1EE73B09" w14:textId="5882B5A9" w:rsidR="4033683C" w:rsidRDefault="4AA5539D" w:rsidP="39AC3BEA">
      <w:pPr>
        <w:pStyle w:val="ListParagraph"/>
        <w:numPr>
          <w:ilvl w:val="1"/>
          <w:numId w:val="23"/>
        </w:numPr>
        <w:spacing w:after="0" w:line="276" w:lineRule="auto"/>
        <w:rPr>
          <w:rFonts w:ascii="Arial" w:eastAsia="Arial" w:hAnsi="Arial" w:cs="Arial"/>
          <w:b/>
          <w:bCs/>
          <w:noProof w:val="0"/>
          <w:sz w:val="22"/>
          <w:szCs w:val="22"/>
        </w:rPr>
      </w:pPr>
      <w:r w:rsidRPr="13864851">
        <w:rPr>
          <w:rFonts w:ascii="Arial" w:eastAsia="Arial" w:hAnsi="Arial" w:cs="Arial"/>
          <w:noProof w:val="0"/>
          <w:sz w:val="22"/>
          <w:szCs w:val="22"/>
        </w:rPr>
        <w:t>М</w:t>
      </w:r>
      <w:r w:rsidR="38EC75D0" w:rsidRPr="13864851">
        <w:rPr>
          <w:rFonts w:ascii="Arial" w:eastAsia="Arial" w:hAnsi="Arial" w:cs="Arial"/>
          <w:noProof w:val="0"/>
          <w:sz w:val="22"/>
          <w:szCs w:val="22"/>
        </w:rPr>
        <w:t>еморандуми про взаєморозуміння або</w:t>
      </w:r>
      <w:r w:rsidR="3AB3F3EC" w:rsidRPr="13864851">
        <w:rPr>
          <w:rFonts w:ascii="Arial" w:eastAsia="Arial" w:hAnsi="Arial" w:cs="Arial"/>
          <w:noProof w:val="0"/>
          <w:sz w:val="22"/>
          <w:szCs w:val="22"/>
        </w:rPr>
        <w:t xml:space="preserve"> рамкові</w:t>
      </w:r>
      <w:r w:rsidR="38EC75D0" w:rsidRPr="13864851">
        <w:rPr>
          <w:rFonts w:ascii="Arial" w:eastAsia="Arial" w:hAnsi="Arial" w:cs="Arial"/>
          <w:noProof w:val="0"/>
          <w:sz w:val="22"/>
          <w:szCs w:val="22"/>
        </w:rPr>
        <w:t xml:space="preserve"> угоди про співпрацю з органами влади. </w:t>
      </w:r>
    </w:p>
    <w:p w14:paraId="7FF6FBD1" w14:textId="5EEEAF66" w:rsidR="4033683C" w:rsidRDefault="4033683C" w:rsidP="19527FCB">
      <w:pPr>
        <w:pStyle w:val="ListParagraph"/>
        <w:spacing w:after="0" w:line="276" w:lineRule="auto"/>
        <w:ind w:left="1440" w:hanging="360"/>
        <w:rPr>
          <w:rFonts w:ascii="Arial" w:eastAsia="Arial" w:hAnsi="Arial" w:cs="Arial"/>
          <w:b/>
          <w:bCs/>
          <w:noProof w:val="0"/>
          <w:sz w:val="22"/>
          <w:szCs w:val="22"/>
        </w:rPr>
      </w:pPr>
    </w:p>
    <w:p w14:paraId="0F3E1CA1" w14:textId="051FBAE0" w:rsidR="41997E89" w:rsidRDefault="1117F590" w:rsidP="39AC3BEA">
      <w:pPr>
        <w:spacing w:after="0" w:line="276" w:lineRule="auto"/>
        <w:rPr>
          <w:rFonts w:ascii="Arial" w:eastAsia="Arial" w:hAnsi="Arial" w:cs="Arial"/>
          <w:noProof w:val="0"/>
          <w:sz w:val="22"/>
          <w:szCs w:val="22"/>
        </w:rPr>
      </w:pPr>
      <w:r w:rsidRPr="4EC72FC1">
        <w:rPr>
          <w:rFonts w:ascii="Arial" w:eastAsia="Arial" w:hAnsi="Arial" w:cs="Arial"/>
          <w:noProof w:val="0"/>
          <w:sz w:val="22"/>
          <w:szCs w:val="22"/>
        </w:rPr>
        <w:t xml:space="preserve">Заявники повинні зберегти одну копію всіх поданих документів для своїх архівів.  </w:t>
      </w:r>
    </w:p>
    <w:p w14:paraId="713901D6" w14:textId="3ABD2328" w:rsidR="57056FCC" w:rsidRDefault="57056FCC" w:rsidP="19527FCB">
      <w:pPr>
        <w:spacing w:after="0" w:line="276" w:lineRule="auto"/>
        <w:rPr>
          <w:rFonts w:ascii="Arial" w:eastAsia="Arial" w:hAnsi="Arial" w:cs="Arial"/>
          <w:noProof w:val="0"/>
          <w:sz w:val="22"/>
          <w:szCs w:val="22"/>
        </w:rPr>
      </w:pPr>
    </w:p>
    <w:p w14:paraId="69D44B3A" w14:textId="6AB87B8C" w:rsidR="4033683C" w:rsidRDefault="1117F590" w:rsidP="39AC3BEA">
      <w:pPr>
        <w:spacing w:after="200" w:line="276" w:lineRule="auto"/>
        <w:rPr>
          <w:rFonts w:ascii="Arial" w:eastAsia="Arial" w:hAnsi="Arial" w:cs="Arial"/>
          <w:noProof w:val="0"/>
          <w:sz w:val="22"/>
          <w:szCs w:val="22"/>
        </w:rPr>
      </w:pPr>
      <w:r w:rsidRPr="34E66C76">
        <w:rPr>
          <w:rFonts w:ascii="Arial" w:eastAsia="Arial" w:hAnsi="Arial" w:cs="Arial"/>
          <w:noProof w:val="0"/>
          <w:sz w:val="22"/>
          <w:szCs w:val="22"/>
        </w:rPr>
        <w:lastRenderedPageBreak/>
        <w:t xml:space="preserve">Обраному фіналісту буде запропоновано заповнити анкету з комплексної перевірки за шаблоном IREX до прийняття остаточного рішення про надання </w:t>
      </w:r>
      <w:r w:rsidR="58E4E9A2" w:rsidRPr="34E66C76">
        <w:rPr>
          <w:rFonts w:ascii="Arial" w:eastAsia="Arial" w:hAnsi="Arial" w:cs="Arial"/>
          <w:noProof w:val="0"/>
          <w:sz w:val="22"/>
          <w:szCs w:val="22"/>
        </w:rPr>
        <w:t>фінансування</w:t>
      </w:r>
      <w:r w:rsidRPr="34E66C76">
        <w:rPr>
          <w:rFonts w:ascii="Arial" w:eastAsia="Arial" w:hAnsi="Arial" w:cs="Arial"/>
          <w:noProof w:val="0"/>
          <w:sz w:val="22"/>
          <w:szCs w:val="22"/>
        </w:rPr>
        <w:t xml:space="preserve">.  </w:t>
      </w:r>
    </w:p>
    <w:p w14:paraId="43BA1922" w14:textId="4FCA8F5A" w:rsidR="4033683C" w:rsidRDefault="1117F590" w:rsidP="39AC3BEA">
      <w:pPr>
        <w:spacing w:after="200" w:line="276" w:lineRule="auto"/>
        <w:rPr>
          <w:rFonts w:ascii="Arial" w:eastAsia="Arial" w:hAnsi="Arial" w:cs="Arial"/>
          <w:b/>
          <w:bCs/>
          <w:noProof w:val="0"/>
        </w:rPr>
      </w:pPr>
      <w:r w:rsidRPr="4EC72FC1">
        <w:rPr>
          <w:rFonts w:ascii="Arial" w:eastAsia="Arial" w:hAnsi="Arial" w:cs="Arial"/>
          <w:b/>
          <w:bCs/>
          <w:noProof w:val="0"/>
        </w:rPr>
        <w:t>Обмеження щодо використання коштів</w:t>
      </w:r>
    </w:p>
    <w:p w14:paraId="66BE18E4" w14:textId="05BC0DAC" w:rsidR="4033683C" w:rsidRDefault="009F1CF1" w:rsidP="19527FCB">
      <w:pPr>
        <w:spacing w:after="200" w:line="276" w:lineRule="auto"/>
        <w:rPr>
          <w:rFonts w:ascii="Arial" w:eastAsia="Arial" w:hAnsi="Arial" w:cs="Arial"/>
          <w:noProof w:val="0"/>
          <w:sz w:val="22"/>
          <w:szCs w:val="22"/>
        </w:rPr>
      </w:pPr>
      <w:r w:rsidRPr="4EC72FC1">
        <w:rPr>
          <w:rFonts w:ascii="Arial" w:eastAsia="Arial" w:hAnsi="Arial" w:cs="Arial"/>
          <w:noProof w:val="0"/>
          <w:sz w:val="22"/>
          <w:szCs w:val="22"/>
        </w:rPr>
        <w:t>Грантові кошти</w:t>
      </w:r>
      <w:r w:rsidR="6C3D924B" w:rsidRPr="4EC72FC1">
        <w:rPr>
          <w:rFonts w:ascii="Arial" w:eastAsia="Arial" w:hAnsi="Arial" w:cs="Arial"/>
          <w:noProof w:val="0"/>
          <w:sz w:val="22"/>
          <w:szCs w:val="22"/>
        </w:rPr>
        <w:t>, надані в рамках цього</w:t>
      </w:r>
      <w:r w:rsidRPr="4EC72FC1">
        <w:rPr>
          <w:rFonts w:ascii="Arial" w:eastAsia="Arial" w:hAnsi="Arial" w:cs="Arial"/>
          <w:noProof w:val="0"/>
          <w:sz w:val="22"/>
          <w:szCs w:val="22"/>
        </w:rPr>
        <w:t xml:space="preserve"> RFA</w:t>
      </w:r>
      <w:r w:rsidR="6C3D924B" w:rsidRPr="4EC72FC1">
        <w:rPr>
          <w:rFonts w:ascii="Arial" w:eastAsia="Arial" w:hAnsi="Arial" w:cs="Arial"/>
          <w:noProof w:val="0"/>
          <w:sz w:val="22"/>
          <w:szCs w:val="22"/>
        </w:rPr>
        <w:t xml:space="preserve">, </w:t>
      </w:r>
      <w:r w:rsidR="6C3D924B" w:rsidRPr="4EC72FC1">
        <w:rPr>
          <w:rFonts w:ascii="Arial" w:eastAsia="Arial" w:hAnsi="Arial" w:cs="Arial"/>
          <w:b/>
          <w:bCs/>
          <w:noProof w:val="0"/>
          <w:sz w:val="22"/>
          <w:szCs w:val="22"/>
        </w:rPr>
        <w:t>не можуть</w:t>
      </w:r>
      <w:r w:rsidRPr="4EC72FC1">
        <w:rPr>
          <w:rFonts w:ascii="Arial" w:eastAsia="Arial" w:hAnsi="Arial" w:cs="Arial"/>
          <w:b/>
          <w:bCs/>
          <w:noProof w:val="0"/>
          <w:sz w:val="22"/>
          <w:szCs w:val="22"/>
        </w:rPr>
        <w:t xml:space="preserve"> </w:t>
      </w:r>
      <w:r w:rsidRPr="4EC72FC1">
        <w:rPr>
          <w:rFonts w:ascii="Arial" w:eastAsia="Arial" w:hAnsi="Arial" w:cs="Arial"/>
          <w:noProof w:val="0"/>
          <w:sz w:val="22"/>
          <w:szCs w:val="22"/>
        </w:rPr>
        <w:t>бути використані</w:t>
      </w:r>
      <w:r w:rsidR="6C3D924B" w:rsidRPr="4EC72FC1">
        <w:rPr>
          <w:rFonts w:ascii="Arial" w:eastAsia="Arial" w:hAnsi="Arial" w:cs="Arial"/>
          <w:b/>
          <w:bCs/>
          <w:noProof w:val="0"/>
          <w:sz w:val="22"/>
          <w:szCs w:val="22"/>
        </w:rPr>
        <w:t xml:space="preserve"> </w:t>
      </w:r>
      <w:r w:rsidR="6C3D924B" w:rsidRPr="4EC72FC1">
        <w:rPr>
          <w:rFonts w:ascii="Arial" w:eastAsia="Arial" w:hAnsi="Arial" w:cs="Arial"/>
          <w:noProof w:val="0"/>
          <w:sz w:val="22"/>
          <w:szCs w:val="22"/>
        </w:rPr>
        <w:t>для:</w:t>
      </w:r>
    </w:p>
    <w:p w14:paraId="6A339B19" w14:textId="485C6102" w:rsidR="4033683C" w:rsidRDefault="6C3D924B" w:rsidP="19527FCB">
      <w:pPr>
        <w:pStyle w:val="ListParagraph"/>
        <w:numPr>
          <w:ilvl w:val="0"/>
          <w:numId w:val="19"/>
        </w:numPr>
        <w:spacing w:after="0" w:line="276" w:lineRule="auto"/>
        <w:ind w:left="360"/>
        <w:jc w:val="both"/>
        <w:rPr>
          <w:rFonts w:ascii="Arial" w:eastAsia="Arial" w:hAnsi="Arial" w:cs="Arial"/>
          <w:noProof w:val="0"/>
          <w:sz w:val="22"/>
          <w:szCs w:val="22"/>
        </w:rPr>
      </w:pPr>
      <w:r w:rsidRPr="7305598F">
        <w:rPr>
          <w:rFonts w:ascii="Arial" w:eastAsia="Arial" w:hAnsi="Arial" w:cs="Arial"/>
          <w:noProof w:val="0"/>
          <w:sz w:val="22"/>
          <w:szCs w:val="22"/>
        </w:rPr>
        <w:t>Закупівл</w:t>
      </w:r>
      <w:r w:rsidR="005446FF" w:rsidRPr="7305598F">
        <w:rPr>
          <w:rFonts w:ascii="Arial" w:eastAsia="Arial" w:hAnsi="Arial" w:cs="Arial"/>
          <w:noProof w:val="0"/>
          <w:sz w:val="22"/>
          <w:szCs w:val="22"/>
        </w:rPr>
        <w:t>і</w:t>
      </w:r>
      <w:r w:rsidRPr="7305598F">
        <w:rPr>
          <w:rFonts w:ascii="Arial" w:eastAsia="Arial" w:hAnsi="Arial" w:cs="Arial"/>
          <w:noProof w:val="0"/>
          <w:sz w:val="22"/>
          <w:szCs w:val="22"/>
        </w:rPr>
        <w:t xml:space="preserve"> товарів або послуг у постачальників, що внесені до консолідованого списку уряду США підрядників, яким заборонено</w:t>
      </w:r>
      <w:r w:rsidR="01968BE1" w:rsidRPr="7305598F">
        <w:rPr>
          <w:rFonts w:ascii="Arial" w:eastAsia="Arial" w:hAnsi="Arial" w:cs="Arial"/>
          <w:noProof w:val="0"/>
          <w:sz w:val="22"/>
          <w:szCs w:val="22"/>
        </w:rPr>
        <w:t>,</w:t>
      </w:r>
      <w:r w:rsidRPr="7305598F">
        <w:rPr>
          <w:rFonts w:ascii="Arial" w:eastAsia="Arial" w:hAnsi="Arial" w:cs="Arial"/>
          <w:noProof w:val="0"/>
          <w:sz w:val="22"/>
          <w:szCs w:val="22"/>
        </w:rPr>
        <w:t xml:space="preserve"> </w:t>
      </w:r>
      <w:r w:rsidR="510D99C5" w:rsidRPr="7305598F">
        <w:rPr>
          <w:rFonts w:ascii="Arial" w:eastAsia="Arial" w:hAnsi="Arial" w:cs="Arial"/>
          <w:noProof w:val="0"/>
          <w:sz w:val="22"/>
          <w:szCs w:val="22"/>
        </w:rPr>
        <w:t>призупинено або відмовлено у праві на участь у тендерах</w:t>
      </w:r>
      <w:r w:rsidRPr="7305598F">
        <w:rPr>
          <w:rFonts w:ascii="Arial" w:eastAsia="Arial" w:hAnsi="Arial" w:cs="Arial"/>
          <w:noProof w:val="0"/>
          <w:sz w:val="22"/>
          <w:szCs w:val="22"/>
        </w:rPr>
        <w:t>, діяльність яких призупинено або які не відповідають вимогам (див.:</w:t>
      </w:r>
      <w:hyperlink r:id="rId16">
        <w:r w:rsidRPr="7305598F">
          <w:rPr>
            <w:rStyle w:val="Hyperlink"/>
            <w:rFonts w:ascii="Arial" w:eastAsia="Arial" w:hAnsi="Arial" w:cs="Arial"/>
            <w:noProof w:val="0"/>
            <w:color w:val="0000FF"/>
            <w:sz w:val="22"/>
            <w:szCs w:val="22"/>
          </w:rPr>
          <w:t xml:space="preserve"> http://www.sam.gov/</w:t>
        </w:r>
      </w:hyperlink>
      <w:r w:rsidRPr="7305598F">
        <w:rPr>
          <w:rFonts w:ascii="Arial" w:eastAsia="Arial" w:hAnsi="Arial" w:cs="Arial"/>
          <w:noProof w:val="0"/>
          <w:sz w:val="22"/>
          <w:szCs w:val="22"/>
        </w:rPr>
        <w:t>).</w:t>
      </w:r>
    </w:p>
    <w:p w14:paraId="43511C34" w14:textId="069D7AB4" w:rsidR="4033683C" w:rsidRDefault="1117F590" w:rsidP="39AC3BEA">
      <w:pPr>
        <w:pStyle w:val="ListParagraph"/>
        <w:numPr>
          <w:ilvl w:val="0"/>
          <w:numId w:val="19"/>
        </w:numPr>
        <w:spacing w:after="0" w:line="276" w:lineRule="auto"/>
        <w:ind w:left="360"/>
        <w:jc w:val="both"/>
        <w:rPr>
          <w:rFonts w:ascii="Arial" w:eastAsia="Arial" w:hAnsi="Arial" w:cs="Arial"/>
          <w:noProof w:val="0"/>
          <w:sz w:val="22"/>
          <w:szCs w:val="22"/>
        </w:rPr>
      </w:pPr>
      <w:r w:rsidRPr="7305598F">
        <w:rPr>
          <w:rFonts w:ascii="Arial" w:eastAsia="Arial" w:hAnsi="Arial" w:cs="Arial"/>
          <w:noProof w:val="0"/>
          <w:sz w:val="22"/>
          <w:szCs w:val="22"/>
        </w:rPr>
        <w:t>Придбання або діяльність, що не є необхідними для успішного виконання діяльності, включаючи витрати штаб-квартири грантоотримувача, що не пов’язані безпосередньо з реалізацією про</w:t>
      </w:r>
      <w:r w:rsidR="24C73D5F" w:rsidRPr="7305598F">
        <w:rPr>
          <w:rFonts w:ascii="Arial" w:eastAsia="Arial" w:hAnsi="Arial" w:cs="Arial"/>
          <w:noProof w:val="0"/>
          <w:sz w:val="22"/>
          <w:szCs w:val="22"/>
        </w:rPr>
        <w:t>є</w:t>
      </w:r>
      <w:r w:rsidRPr="7305598F">
        <w:rPr>
          <w:rFonts w:ascii="Arial" w:eastAsia="Arial" w:hAnsi="Arial" w:cs="Arial"/>
          <w:noProof w:val="0"/>
          <w:sz w:val="22"/>
          <w:szCs w:val="22"/>
        </w:rPr>
        <w:t>кту.</w:t>
      </w:r>
    </w:p>
    <w:p w14:paraId="51CD2680" w14:textId="57419E01"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7305598F">
        <w:rPr>
          <w:rFonts w:ascii="Arial" w:eastAsia="Arial" w:hAnsi="Arial" w:cs="Arial"/>
          <w:noProof w:val="0"/>
          <w:sz w:val="22"/>
          <w:szCs w:val="22"/>
        </w:rPr>
        <w:t xml:space="preserve">Попередні зобов’язання та/або </w:t>
      </w:r>
      <w:r w:rsidR="62E0CF44" w:rsidRPr="7305598F">
        <w:rPr>
          <w:rFonts w:ascii="Arial" w:eastAsia="Arial" w:hAnsi="Arial" w:cs="Arial"/>
          <w:noProof w:val="0"/>
          <w:sz w:val="22"/>
          <w:szCs w:val="22"/>
          <w:lang w:val="uk"/>
        </w:rPr>
        <w:t>заборгованості</w:t>
      </w:r>
      <w:r w:rsidRPr="7305598F">
        <w:rPr>
          <w:rFonts w:ascii="Arial" w:eastAsia="Arial" w:hAnsi="Arial" w:cs="Arial"/>
          <w:noProof w:val="0"/>
          <w:sz w:val="22"/>
          <w:szCs w:val="22"/>
        </w:rPr>
        <w:t>.</w:t>
      </w:r>
    </w:p>
    <w:p w14:paraId="052EBCA9" w14:textId="5D6A2577"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Штрафи та/або пені.</w:t>
      </w:r>
    </w:p>
    <w:p w14:paraId="7378A23F" w14:textId="2C62C146"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Азартні ігри.</w:t>
      </w:r>
    </w:p>
    <w:p w14:paraId="0C95E233" w14:textId="39C9882C"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7305598F">
        <w:rPr>
          <w:rFonts w:ascii="Arial" w:eastAsia="Arial" w:hAnsi="Arial" w:cs="Arial"/>
          <w:noProof w:val="0"/>
          <w:sz w:val="22"/>
          <w:szCs w:val="22"/>
        </w:rPr>
        <w:t xml:space="preserve">Витрати на міжнародні </w:t>
      </w:r>
      <w:r w:rsidR="7B3E9E96" w:rsidRPr="7305598F">
        <w:rPr>
          <w:rFonts w:ascii="Arial" w:eastAsia="Arial" w:hAnsi="Arial" w:cs="Arial"/>
          <w:noProof w:val="0"/>
          <w:sz w:val="22"/>
          <w:szCs w:val="22"/>
          <w:lang w:val="uk"/>
        </w:rPr>
        <w:t>подорожі та відрядження</w:t>
      </w:r>
      <w:r w:rsidRPr="7305598F">
        <w:rPr>
          <w:rFonts w:ascii="Arial" w:eastAsia="Arial" w:hAnsi="Arial" w:cs="Arial"/>
          <w:noProof w:val="0"/>
          <w:sz w:val="22"/>
          <w:szCs w:val="22"/>
        </w:rPr>
        <w:t>.</w:t>
      </w:r>
    </w:p>
    <w:p w14:paraId="6B44CBFF" w14:textId="3D316D11"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Витрати, спрямовані, прямо чи опосередковано, на надання допомоги Збройним силам України, підрозділам територіальної оборони Збройних сил України та іншим силам оборони.</w:t>
      </w:r>
    </w:p>
    <w:p w14:paraId="64060941" w14:textId="60AD1391"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Ліки. </w:t>
      </w:r>
    </w:p>
    <w:p w14:paraId="616A8428" w14:textId="29A8BA23"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Продукти харчування, гуманітарна допомога та товари одноразового використання. </w:t>
      </w:r>
    </w:p>
    <w:p w14:paraId="41638E73" w14:textId="64D2B10F"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Благодійність або підтримка політичних партій. </w:t>
      </w:r>
    </w:p>
    <w:p w14:paraId="06EFA296" w14:textId="67A52D95"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Лобіювання та підтримка релігійної діяльності. </w:t>
      </w:r>
    </w:p>
    <w:p w14:paraId="5BF86379" w14:textId="161F0F2F"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Позики. </w:t>
      </w:r>
    </w:p>
    <w:p w14:paraId="60ED7488" w14:textId="7ED0E353"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Алкогольні напої. </w:t>
      </w:r>
    </w:p>
    <w:p w14:paraId="5A2A03BF" w14:textId="19EB1042"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Витрати, понесені заявниками до або після затвердженого періоду реалізації проекту.</w:t>
      </w:r>
    </w:p>
    <w:p w14:paraId="477255FD" w14:textId="28D1ABDD"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Великі одиниці довговічного обладнання. </w:t>
      </w:r>
    </w:p>
    <w:p w14:paraId="3510A076" w14:textId="15DF6B3E"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Витрати на будівництво або реконструкцію. </w:t>
      </w:r>
    </w:p>
    <w:p w14:paraId="4FEA7849" w14:textId="225D80ED"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Організації, пов’язані з обраними посадовими особами, політичними партіями або релігійними групами. Політична або партійна діяльність. </w:t>
      </w:r>
    </w:p>
    <w:p w14:paraId="1A90AC29" w14:textId="467CE6AF"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Діяльність, що здійснюється за межами України. </w:t>
      </w:r>
    </w:p>
    <w:p w14:paraId="02C1FB48" w14:textId="03F35EB8"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Наукові дослідження для проведення спеціальних експериментів або з науковою метою. </w:t>
      </w:r>
    </w:p>
    <w:p w14:paraId="3B07F413" w14:textId="15D8AAB8"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Придбання або оренда землі та/або цілих будівель. </w:t>
      </w:r>
    </w:p>
    <w:p w14:paraId="29397F16" w14:textId="595F4A21"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Венчурний капітал, комерційні проекти або стягнення плати за участь у проекті. </w:t>
      </w:r>
    </w:p>
    <w:p w14:paraId="5C0ADA60" w14:textId="7B555EFB"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Індивідуальні стипендії. </w:t>
      </w:r>
    </w:p>
    <w:p w14:paraId="3950BC63" w14:textId="09FD1D36"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 xml:space="preserve">Подарунки або призи. </w:t>
      </w:r>
    </w:p>
    <w:p w14:paraId="2240E10A" w14:textId="519C3B56" w:rsidR="4033683C" w:rsidRDefault="1117F590" w:rsidP="39AC3BEA">
      <w:pPr>
        <w:pStyle w:val="ListParagraph"/>
        <w:numPr>
          <w:ilvl w:val="0"/>
          <w:numId w:val="19"/>
        </w:numPr>
        <w:spacing w:after="0" w:line="276" w:lineRule="auto"/>
        <w:ind w:left="360"/>
        <w:rPr>
          <w:rFonts w:ascii="Arial" w:eastAsia="Arial" w:hAnsi="Arial" w:cs="Arial"/>
          <w:noProof w:val="0"/>
          <w:sz w:val="22"/>
          <w:szCs w:val="22"/>
        </w:rPr>
      </w:pPr>
      <w:r w:rsidRPr="4EC72FC1">
        <w:rPr>
          <w:rFonts w:ascii="Arial" w:eastAsia="Arial" w:hAnsi="Arial" w:cs="Arial"/>
          <w:noProof w:val="0"/>
          <w:sz w:val="22"/>
          <w:szCs w:val="22"/>
        </w:rPr>
        <w:t>Будь-які витрати, що не підлягають відшкодуванню, як зазначено в</w:t>
      </w:r>
      <w:hyperlink r:id="rId17">
        <w:r w:rsidRPr="4EC72FC1">
          <w:rPr>
            <w:rStyle w:val="Hyperlink"/>
            <w:rFonts w:ascii="Arial" w:eastAsia="Arial" w:hAnsi="Arial" w:cs="Arial"/>
            <w:noProof w:val="0"/>
            <w:color w:val="0000FF"/>
            <w:sz w:val="22"/>
            <w:szCs w:val="22"/>
          </w:rPr>
          <w:t xml:space="preserve"> 2 CFR 200, підрозділ E</w:t>
        </w:r>
      </w:hyperlink>
      <w:r w:rsidRPr="4EC72FC1">
        <w:rPr>
          <w:rFonts w:ascii="Arial" w:eastAsia="Arial" w:hAnsi="Arial" w:cs="Arial"/>
          <w:noProof w:val="0"/>
          <w:sz w:val="22"/>
          <w:szCs w:val="22"/>
        </w:rPr>
        <w:t xml:space="preserve"> «Принципи витрат» та </w:t>
      </w:r>
      <w:hyperlink r:id="rId18" w:anchor="FAR_31_000">
        <w:r w:rsidRPr="4EC72FC1">
          <w:rPr>
            <w:rStyle w:val="Hyperlink"/>
            <w:rFonts w:ascii="Arial" w:eastAsia="Arial" w:hAnsi="Arial" w:cs="Arial"/>
            <w:noProof w:val="0"/>
            <w:color w:val="0000FF"/>
            <w:sz w:val="22"/>
            <w:szCs w:val="22"/>
          </w:rPr>
          <w:t>FAR 31.2</w:t>
        </w:r>
      </w:hyperlink>
      <w:r w:rsidRPr="4EC72FC1">
        <w:rPr>
          <w:rFonts w:ascii="Arial" w:eastAsia="Arial" w:hAnsi="Arial" w:cs="Arial"/>
          <w:noProof w:val="0"/>
          <w:sz w:val="22"/>
          <w:szCs w:val="22"/>
        </w:rPr>
        <w:t xml:space="preserve"> «Принципи витрат для комерційних організацій».</w:t>
      </w:r>
    </w:p>
    <w:p w14:paraId="5F47A6A5" w14:textId="6120B4BB" w:rsidR="4033683C" w:rsidRDefault="6C3D924B" w:rsidP="19527FCB">
      <w:pPr>
        <w:tabs>
          <w:tab w:val="left" w:pos="0"/>
          <w:tab w:val="left" w:pos="720"/>
        </w:tabs>
        <w:spacing w:after="0" w:line="276" w:lineRule="auto"/>
        <w:rPr>
          <w:rFonts w:ascii="Arial" w:eastAsia="Arial" w:hAnsi="Arial" w:cs="Arial"/>
          <w:b/>
          <w:bCs/>
          <w:noProof w:val="0"/>
          <w:sz w:val="22"/>
          <w:szCs w:val="22"/>
        </w:rPr>
      </w:pPr>
      <w:r w:rsidRPr="4EC72FC1">
        <w:rPr>
          <w:rFonts w:ascii="Arial" w:eastAsia="Arial" w:hAnsi="Arial" w:cs="Arial"/>
          <w:b/>
          <w:bCs/>
          <w:noProof w:val="0"/>
          <w:sz w:val="22"/>
          <w:szCs w:val="22"/>
        </w:rPr>
        <w:t xml:space="preserve"> </w:t>
      </w:r>
    </w:p>
    <w:p w14:paraId="5E1C7003" w14:textId="73BDB1A3" w:rsidR="4033683C" w:rsidRPr="00A0030A" w:rsidRDefault="736646C7" w:rsidP="30754D7F">
      <w:pPr>
        <w:spacing w:after="200" w:line="276" w:lineRule="auto"/>
        <w:rPr>
          <w:rFonts w:ascii="Arial" w:eastAsia="Arial" w:hAnsi="Arial" w:cs="Arial"/>
          <w:noProof w:val="0"/>
          <w:sz w:val="22"/>
          <w:szCs w:val="22"/>
        </w:rPr>
      </w:pPr>
      <w:r w:rsidRPr="206FEB10">
        <w:rPr>
          <w:rFonts w:ascii="Arial" w:eastAsia="Arial" w:hAnsi="Arial" w:cs="Arial"/>
          <w:b/>
          <w:bCs/>
          <w:noProof w:val="0"/>
          <w:color w:val="008080"/>
          <w:sz w:val="22"/>
          <w:szCs w:val="22"/>
          <w:u w:val="single"/>
          <w:lang w:val="uk"/>
        </w:rPr>
        <w:t xml:space="preserve"> ЗАЯВКИ, ОТРИМАНІ З ЗАПІЗНЕННЯМ</w:t>
      </w:r>
    </w:p>
    <w:p w14:paraId="13EA6DDA" w14:textId="32EB7955" w:rsidR="4033683C" w:rsidRPr="00A0030A" w:rsidRDefault="00A0030A" w:rsidP="6A82F491">
      <w:pPr>
        <w:spacing w:before="240" w:after="240" w:line="276" w:lineRule="auto"/>
        <w:jc w:val="both"/>
        <w:rPr>
          <w:rFonts w:ascii="Arial" w:eastAsia="Arial" w:hAnsi="Arial" w:cs="Arial"/>
          <w:noProof w:val="0"/>
          <w:sz w:val="22"/>
          <w:szCs w:val="22"/>
        </w:rPr>
      </w:pPr>
      <w:r w:rsidRPr="51327E3C">
        <w:rPr>
          <w:rFonts w:ascii="Arial" w:eastAsia="Arial" w:hAnsi="Arial" w:cs="Arial"/>
          <w:noProof w:val="0"/>
          <w:sz w:val="22"/>
          <w:szCs w:val="22"/>
        </w:rPr>
        <w:t xml:space="preserve">Заявки, отримані після </w:t>
      </w:r>
      <w:r w:rsidR="667443A6" w:rsidRPr="51327E3C">
        <w:rPr>
          <w:rFonts w:ascii="Arial" w:eastAsia="Arial" w:hAnsi="Arial" w:cs="Arial"/>
          <w:noProof w:val="0"/>
          <w:color w:val="008080"/>
          <w:sz w:val="22"/>
          <w:szCs w:val="22"/>
          <w:u w:val="single"/>
          <w:lang w:val="uk"/>
        </w:rPr>
        <w:t>визначеного строку подачі</w:t>
      </w:r>
      <w:r w:rsidR="667443A6" w:rsidRPr="51327E3C">
        <w:rPr>
          <w:rFonts w:ascii="Arial" w:eastAsia="Arial" w:hAnsi="Arial" w:cs="Arial"/>
          <w:noProof w:val="0"/>
          <w:sz w:val="22"/>
          <w:szCs w:val="22"/>
        </w:rPr>
        <w:t xml:space="preserve"> </w:t>
      </w:r>
      <w:r w:rsidRPr="51327E3C">
        <w:rPr>
          <w:rFonts w:ascii="Arial" w:eastAsia="Arial" w:hAnsi="Arial" w:cs="Arial"/>
          <w:noProof w:val="0"/>
          <w:sz w:val="22"/>
          <w:szCs w:val="22"/>
        </w:rPr>
        <w:t>, будуть позначені як «</w:t>
      </w:r>
      <w:r w:rsidR="15931180" w:rsidRPr="51327E3C">
        <w:rPr>
          <w:rFonts w:ascii="Arial" w:eastAsia="Arial" w:hAnsi="Arial" w:cs="Arial"/>
          <w:noProof w:val="0"/>
          <w:sz w:val="22"/>
          <w:szCs w:val="22"/>
        </w:rPr>
        <w:t>пізні</w:t>
      </w:r>
      <w:r w:rsidRPr="51327E3C">
        <w:rPr>
          <w:rFonts w:ascii="Arial" w:eastAsia="Arial" w:hAnsi="Arial" w:cs="Arial"/>
          <w:noProof w:val="0"/>
          <w:sz w:val="22"/>
          <w:szCs w:val="22"/>
        </w:rPr>
        <w:t xml:space="preserve">» та </w:t>
      </w:r>
      <w:r w:rsidRPr="51327E3C">
        <w:rPr>
          <w:rFonts w:ascii="Arial" w:eastAsia="Arial" w:hAnsi="Arial" w:cs="Arial"/>
          <w:b/>
          <w:bCs/>
          <w:noProof w:val="0"/>
          <w:sz w:val="22"/>
          <w:szCs w:val="22"/>
        </w:rPr>
        <w:t>зазвичай не підлягають розгляду.</w:t>
      </w:r>
      <w:r w:rsidRPr="51327E3C">
        <w:rPr>
          <w:rFonts w:ascii="Arial" w:eastAsia="Arial" w:hAnsi="Arial" w:cs="Arial"/>
          <w:noProof w:val="0"/>
          <w:sz w:val="22"/>
          <w:szCs w:val="22"/>
        </w:rPr>
        <w:t xml:space="preserve"> </w:t>
      </w:r>
      <w:r w:rsidR="3000CDD3" w:rsidRPr="51327E3C">
        <w:rPr>
          <w:rFonts w:ascii="Arial" w:eastAsia="Arial" w:hAnsi="Arial" w:cs="Arial"/>
          <w:noProof w:val="0"/>
          <w:sz w:val="22"/>
          <w:szCs w:val="22"/>
          <w:lang w:val="uk"/>
        </w:rPr>
        <w:t>Однак,</w:t>
      </w:r>
      <w:r w:rsidR="3000CDD3" w:rsidRPr="51327E3C">
        <w:rPr>
          <w:rFonts w:ascii="Arial" w:eastAsia="Arial" w:hAnsi="Arial" w:cs="Arial"/>
          <w:noProof w:val="0"/>
          <w:sz w:val="22"/>
          <w:szCs w:val="22"/>
        </w:rPr>
        <w:t xml:space="preserve"> </w:t>
      </w:r>
      <w:r w:rsidRPr="51327E3C">
        <w:rPr>
          <w:rFonts w:ascii="Arial" w:eastAsia="Arial" w:hAnsi="Arial" w:cs="Arial"/>
          <w:noProof w:val="0"/>
          <w:sz w:val="22"/>
          <w:szCs w:val="22"/>
        </w:rPr>
        <w:t xml:space="preserve">IREX на власний розсуд залишає за собою право прийняти та включити </w:t>
      </w:r>
      <w:r w:rsidR="627B616B" w:rsidRPr="51327E3C">
        <w:rPr>
          <w:rFonts w:ascii="Arial" w:eastAsia="Arial" w:hAnsi="Arial" w:cs="Arial"/>
          <w:noProof w:val="0"/>
          <w:sz w:val="22"/>
          <w:szCs w:val="22"/>
          <w:lang w:val="uk"/>
        </w:rPr>
        <w:t>так</w:t>
      </w:r>
      <w:r w:rsidR="7DE242AD" w:rsidRPr="51327E3C">
        <w:rPr>
          <w:rFonts w:ascii="Arial" w:eastAsia="Arial" w:hAnsi="Arial" w:cs="Arial"/>
          <w:noProof w:val="0"/>
          <w:sz w:val="22"/>
          <w:szCs w:val="22"/>
          <w:lang w:val="uk"/>
        </w:rPr>
        <w:t>і</w:t>
      </w:r>
      <w:r w:rsidRPr="51327E3C">
        <w:rPr>
          <w:rFonts w:ascii="Arial" w:eastAsia="Arial" w:hAnsi="Arial" w:cs="Arial"/>
          <w:noProof w:val="0"/>
          <w:sz w:val="22"/>
          <w:szCs w:val="22"/>
          <w:lang w:val="uk"/>
        </w:rPr>
        <w:t xml:space="preserve"> </w:t>
      </w:r>
      <w:r w:rsidRPr="51327E3C">
        <w:rPr>
          <w:rFonts w:ascii="Arial" w:eastAsia="Arial" w:hAnsi="Arial" w:cs="Arial"/>
          <w:noProof w:val="0"/>
          <w:sz w:val="22"/>
          <w:szCs w:val="22"/>
        </w:rPr>
        <w:t>заявки до процесу розгляду та</w:t>
      </w:r>
      <w:r w:rsidR="5FD25398" w:rsidRPr="51327E3C">
        <w:rPr>
          <w:rFonts w:ascii="Arial" w:eastAsia="Arial" w:hAnsi="Arial" w:cs="Arial"/>
          <w:noProof w:val="0"/>
          <w:sz w:val="22"/>
          <w:szCs w:val="22"/>
          <w:lang w:val="uk"/>
        </w:rPr>
        <w:t xml:space="preserve"> надання фінансування</w:t>
      </w:r>
      <w:r w:rsidR="6B804675" w:rsidRPr="51327E3C">
        <w:rPr>
          <w:rFonts w:ascii="Arial" w:eastAsia="Arial" w:hAnsi="Arial" w:cs="Arial"/>
          <w:noProof w:val="0"/>
          <w:sz w:val="22"/>
          <w:szCs w:val="22"/>
        </w:rPr>
        <w:t xml:space="preserve">. </w:t>
      </w:r>
    </w:p>
    <w:p w14:paraId="43FAA964" w14:textId="6B153F31" w:rsidR="4033683C" w:rsidRDefault="4033683C" w:rsidP="19527FCB">
      <w:pPr>
        <w:spacing w:after="0"/>
        <w:rPr>
          <w:noProof w:val="0"/>
        </w:rPr>
      </w:pPr>
    </w:p>
    <w:p w14:paraId="14E29816" w14:textId="2AEAC28F" w:rsidR="4033683C" w:rsidRDefault="55A600D5" w:rsidP="19527FCB">
      <w:pPr>
        <w:spacing w:after="200" w:line="276" w:lineRule="auto"/>
        <w:rPr>
          <w:rFonts w:ascii="Arial" w:eastAsia="Arial" w:hAnsi="Arial" w:cs="Arial"/>
          <w:b/>
          <w:bCs/>
          <w:noProof w:val="0"/>
          <w:sz w:val="28"/>
          <w:szCs w:val="28"/>
        </w:rPr>
      </w:pPr>
      <w:r w:rsidRPr="4EC72FC1">
        <w:rPr>
          <w:rFonts w:ascii="Arial" w:eastAsia="Arial" w:hAnsi="Arial" w:cs="Arial"/>
          <w:b/>
          <w:bCs/>
          <w:noProof w:val="0"/>
        </w:rPr>
        <w:t>РОЗДІЛ V: ІНФОРМАЦІЯ ПРО РОЗГЛЯД ЗАЯВОК</w:t>
      </w:r>
    </w:p>
    <w:p w14:paraId="5EDD608C" w14:textId="160F6A83" w:rsidR="4033683C" w:rsidRDefault="55A600D5" w:rsidP="4EC72FC1">
      <w:pPr>
        <w:spacing w:after="200" w:line="276" w:lineRule="auto"/>
        <w:rPr>
          <w:rFonts w:ascii="Arial" w:eastAsia="Arial" w:hAnsi="Arial" w:cs="Arial"/>
          <w:i/>
          <w:iCs/>
          <w:noProof w:val="0"/>
          <w:sz w:val="22"/>
          <w:szCs w:val="22"/>
          <w:highlight w:val="yellow"/>
          <w:u w:val="single"/>
        </w:rPr>
      </w:pPr>
      <w:r w:rsidRPr="4EC72FC1">
        <w:rPr>
          <w:rFonts w:ascii="Arial" w:eastAsia="Arial" w:hAnsi="Arial" w:cs="Arial"/>
          <w:i/>
          <w:iCs/>
          <w:noProof w:val="0"/>
          <w:sz w:val="22"/>
          <w:szCs w:val="22"/>
          <w:u w:val="single"/>
        </w:rPr>
        <w:t xml:space="preserve">Критерії </w:t>
      </w:r>
      <w:r w:rsidR="00A0030A" w:rsidRPr="4EC72FC1">
        <w:rPr>
          <w:rFonts w:ascii="Arial" w:eastAsia="Arial" w:hAnsi="Arial" w:cs="Arial"/>
          <w:i/>
          <w:iCs/>
          <w:noProof w:val="0"/>
          <w:sz w:val="22"/>
          <w:szCs w:val="22"/>
          <w:u w:val="single"/>
        </w:rPr>
        <w:t>оцінки</w:t>
      </w:r>
      <w:r w:rsidRPr="4EC72FC1">
        <w:rPr>
          <w:rFonts w:ascii="Arial" w:eastAsia="Arial" w:hAnsi="Arial" w:cs="Arial"/>
          <w:i/>
          <w:iCs/>
          <w:noProof w:val="0"/>
          <w:sz w:val="22"/>
          <w:szCs w:val="22"/>
          <w:u w:val="single"/>
        </w:rPr>
        <w:t>:</w:t>
      </w:r>
    </w:p>
    <w:p w14:paraId="19306104" w14:textId="786661D3" w:rsidR="4033683C" w:rsidRDefault="514A90B5" w:rsidP="39AC3BEA">
      <w:pPr>
        <w:spacing w:after="0"/>
        <w:rPr>
          <w:rFonts w:ascii="Arial" w:eastAsia="Arial" w:hAnsi="Arial" w:cs="Arial"/>
          <w:noProof w:val="0"/>
          <w:sz w:val="22"/>
          <w:szCs w:val="22"/>
        </w:rPr>
      </w:pPr>
      <w:r w:rsidRPr="4EC72FC1">
        <w:rPr>
          <w:rFonts w:ascii="Arial" w:eastAsia="Arial" w:hAnsi="Arial" w:cs="Arial"/>
          <w:noProof w:val="0"/>
          <w:sz w:val="22"/>
          <w:szCs w:val="22"/>
        </w:rPr>
        <w:t>Заявки будуть оцінюватися на основі таких критеріїв:</w:t>
      </w:r>
    </w:p>
    <w:p w14:paraId="02F1D2A3" w14:textId="6FB9B25F" w:rsidR="4033683C" w:rsidRDefault="4033683C" w:rsidP="19527FCB">
      <w:pPr>
        <w:spacing w:after="0"/>
        <w:rPr>
          <w:rFonts w:ascii="Arial" w:eastAsia="Arial" w:hAnsi="Arial" w:cs="Arial"/>
          <w:noProof w:val="0"/>
          <w:sz w:val="22"/>
          <w:szCs w:val="22"/>
        </w:rPr>
      </w:pPr>
    </w:p>
    <w:p w14:paraId="75FF966B" w14:textId="26ED66E5" w:rsidR="4033683C" w:rsidRDefault="514A90B5" w:rsidP="39AC3BEA">
      <w:pPr>
        <w:pStyle w:val="ListParagraph"/>
        <w:numPr>
          <w:ilvl w:val="0"/>
          <w:numId w:val="2"/>
        </w:numPr>
        <w:spacing w:after="0"/>
        <w:rPr>
          <w:rFonts w:ascii="Arial" w:eastAsia="Arial" w:hAnsi="Arial" w:cs="Arial"/>
          <w:b/>
          <w:bCs/>
          <w:noProof w:val="0"/>
          <w:sz w:val="22"/>
          <w:szCs w:val="22"/>
        </w:rPr>
      </w:pPr>
      <w:r w:rsidRPr="4EC72FC1">
        <w:rPr>
          <w:rFonts w:ascii="Arial" w:eastAsia="Arial" w:hAnsi="Arial" w:cs="Arial"/>
          <w:b/>
          <w:bCs/>
          <w:noProof w:val="0"/>
          <w:sz w:val="22"/>
          <w:szCs w:val="22"/>
        </w:rPr>
        <w:t>Технічний підхід та розуміння мети запиту на пропозиції (30 балів)</w:t>
      </w:r>
    </w:p>
    <w:p w14:paraId="489EA034" w14:textId="439FE400" w:rsidR="4033683C" w:rsidRDefault="514A90B5" w:rsidP="39AC3BEA">
      <w:pPr>
        <w:numPr>
          <w:ilvl w:val="0"/>
          <w:numId w:val="1"/>
        </w:numPr>
        <w:spacing w:after="0"/>
        <w:ind w:left="1260"/>
        <w:rPr>
          <w:rFonts w:ascii="Arial" w:eastAsia="Arial" w:hAnsi="Arial" w:cs="Arial"/>
          <w:noProof w:val="0"/>
          <w:sz w:val="22"/>
          <w:szCs w:val="22"/>
        </w:rPr>
      </w:pPr>
      <w:r w:rsidRPr="4EC72FC1">
        <w:rPr>
          <w:rFonts w:ascii="Arial" w:eastAsia="Arial" w:hAnsi="Arial" w:cs="Arial"/>
          <w:noProof w:val="0"/>
          <w:sz w:val="22"/>
          <w:szCs w:val="22"/>
        </w:rPr>
        <w:t xml:space="preserve">Чіткість та послідовність запропонованого підходу до створення та/або зміцнення регіональних механізмів координації, включаючи реалістичність заходів та процесів сприяння; </w:t>
      </w:r>
    </w:p>
    <w:p w14:paraId="0FEABCDB" w14:textId="2EB4B5D4" w:rsidR="4033683C" w:rsidRDefault="514A90B5" w:rsidP="39AC3BEA">
      <w:pPr>
        <w:pStyle w:val="ListParagraph"/>
        <w:numPr>
          <w:ilvl w:val="0"/>
          <w:numId w:val="1"/>
        </w:numPr>
        <w:spacing w:after="0"/>
        <w:ind w:left="1260"/>
        <w:rPr>
          <w:rFonts w:ascii="Arial" w:eastAsia="Arial" w:hAnsi="Arial" w:cs="Arial"/>
          <w:noProof w:val="0"/>
          <w:sz w:val="22"/>
          <w:szCs w:val="22"/>
        </w:rPr>
      </w:pPr>
      <w:r w:rsidRPr="4EC72FC1">
        <w:rPr>
          <w:rFonts w:ascii="Arial" w:eastAsia="Arial" w:hAnsi="Arial" w:cs="Arial"/>
          <w:noProof w:val="0"/>
          <w:sz w:val="22"/>
          <w:szCs w:val="22"/>
        </w:rPr>
        <w:t xml:space="preserve">Продемонстроване розуміння мети RFA, включаючи координаційні функції, залучення зацікавлених сторін та очікувані результати; </w:t>
      </w:r>
    </w:p>
    <w:p w14:paraId="3736FAD5" w14:textId="24C089C6" w:rsidR="4033683C" w:rsidRDefault="514A90B5" w:rsidP="39AC3BEA">
      <w:pPr>
        <w:pStyle w:val="ListParagraph"/>
        <w:numPr>
          <w:ilvl w:val="0"/>
          <w:numId w:val="1"/>
        </w:numPr>
        <w:spacing w:after="0"/>
        <w:ind w:left="1260"/>
        <w:rPr>
          <w:rFonts w:ascii="Arial" w:eastAsia="Arial" w:hAnsi="Arial" w:cs="Arial"/>
          <w:noProof w:val="0"/>
          <w:sz w:val="22"/>
          <w:szCs w:val="22"/>
        </w:rPr>
      </w:pPr>
      <w:r w:rsidRPr="4EC72FC1">
        <w:rPr>
          <w:rFonts w:ascii="Arial" w:eastAsia="Arial" w:hAnsi="Arial" w:cs="Arial"/>
          <w:noProof w:val="0"/>
          <w:sz w:val="22"/>
          <w:szCs w:val="22"/>
        </w:rPr>
        <w:t xml:space="preserve">Актуальність та обґрунтованість запропонованого географічного фокусу, включаючи відповідність потребам, реалістичність та очікуваний вплив. </w:t>
      </w:r>
    </w:p>
    <w:p w14:paraId="40D410F7" w14:textId="02ECC405" w:rsidR="4033683C" w:rsidRDefault="4033683C" w:rsidP="19527FCB">
      <w:pPr>
        <w:spacing w:after="0"/>
        <w:rPr>
          <w:rFonts w:ascii="Arial" w:eastAsia="Arial" w:hAnsi="Arial" w:cs="Arial"/>
          <w:noProof w:val="0"/>
          <w:sz w:val="22"/>
          <w:szCs w:val="22"/>
        </w:rPr>
      </w:pPr>
    </w:p>
    <w:p w14:paraId="46A4684B" w14:textId="044A9A3F" w:rsidR="4033683C" w:rsidRDefault="514A90B5" w:rsidP="39AC3BEA">
      <w:pPr>
        <w:pStyle w:val="ListParagraph"/>
        <w:numPr>
          <w:ilvl w:val="0"/>
          <w:numId w:val="2"/>
        </w:numPr>
        <w:spacing w:after="0"/>
        <w:rPr>
          <w:rFonts w:ascii="Arial" w:eastAsia="Arial" w:hAnsi="Arial" w:cs="Arial"/>
          <w:b/>
          <w:bCs/>
          <w:noProof w:val="0"/>
          <w:sz w:val="22"/>
          <w:szCs w:val="22"/>
        </w:rPr>
      </w:pPr>
      <w:r w:rsidRPr="4EC72FC1">
        <w:rPr>
          <w:rFonts w:ascii="Arial" w:eastAsia="Arial" w:hAnsi="Arial" w:cs="Arial"/>
          <w:b/>
          <w:bCs/>
          <w:noProof w:val="0"/>
          <w:sz w:val="22"/>
          <w:szCs w:val="22"/>
        </w:rPr>
        <w:t>Залучення зацікавлених сторін та партнерства (20 балів)</w:t>
      </w:r>
    </w:p>
    <w:p w14:paraId="37909079" w14:textId="795A9C4E" w:rsidR="4033683C" w:rsidRDefault="514A90B5" w:rsidP="39AC3BEA">
      <w:pPr>
        <w:pStyle w:val="ListParagraph"/>
        <w:numPr>
          <w:ilvl w:val="0"/>
          <w:numId w:val="16"/>
        </w:numPr>
        <w:spacing w:after="0"/>
        <w:ind w:left="1260"/>
        <w:rPr>
          <w:rFonts w:ascii="Arial" w:eastAsia="Arial" w:hAnsi="Arial" w:cs="Arial"/>
          <w:noProof w:val="0"/>
          <w:sz w:val="22"/>
          <w:szCs w:val="22"/>
        </w:rPr>
      </w:pPr>
      <w:r w:rsidRPr="4EC72FC1">
        <w:rPr>
          <w:rFonts w:ascii="Arial" w:eastAsia="Arial" w:hAnsi="Arial" w:cs="Arial"/>
          <w:noProof w:val="0"/>
          <w:sz w:val="22"/>
          <w:szCs w:val="22"/>
        </w:rPr>
        <w:t xml:space="preserve">Якість та актуальність визначених зацікавлених сторін та запропонований підхід до їх залучення до механізмів координації; </w:t>
      </w:r>
    </w:p>
    <w:p w14:paraId="434491BE" w14:textId="26A81F03" w:rsidR="4033683C" w:rsidRDefault="514A90B5" w:rsidP="39AC3BEA">
      <w:pPr>
        <w:pStyle w:val="ListParagraph"/>
        <w:numPr>
          <w:ilvl w:val="0"/>
          <w:numId w:val="16"/>
        </w:numPr>
        <w:spacing w:after="0"/>
        <w:ind w:left="1260"/>
        <w:rPr>
          <w:rFonts w:ascii="Arial" w:eastAsia="Arial" w:hAnsi="Arial" w:cs="Arial"/>
          <w:noProof w:val="0"/>
          <w:sz w:val="22"/>
          <w:szCs w:val="22"/>
        </w:rPr>
      </w:pPr>
      <w:r w:rsidRPr="4EC72FC1">
        <w:rPr>
          <w:rFonts w:ascii="Arial" w:eastAsia="Arial" w:hAnsi="Arial" w:cs="Arial"/>
          <w:noProof w:val="0"/>
          <w:sz w:val="22"/>
          <w:szCs w:val="22"/>
        </w:rPr>
        <w:t xml:space="preserve">Міцність партнерських відносин та рівень заангажованості ключових зацікавлених сторін, включаючи місцеві органи влади та інших учасників. </w:t>
      </w:r>
    </w:p>
    <w:p w14:paraId="419C0B65" w14:textId="328716DF" w:rsidR="4033683C" w:rsidRDefault="4033683C" w:rsidP="19527FCB">
      <w:pPr>
        <w:spacing w:after="0"/>
        <w:rPr>
          <w:rFonts w:ascii="Arial" w:eastAsia="Arial" w:hAnsi="Arial" w:cs="Arial"/>
          <w:noProof w:val="0"/>
          <w:sz w:val="22"/>
          <w:szCs w:val="22"/>
        </w:rPr>
      </w:pPr>
    </w:p>
    <w:p w14:paraId="5B47B83A" w14:textId="4610A2EB" w:rsidR="4033683C" w:rsidRDefault="514A90B5" w:rsidP="39AC3BEA">
      <w:pPr>
        <w:pStyle w:val="ListParagraph"/>
        <w:numPr>
          <w:ilvl w:val="0"/>
          <w:numId w:val="2"/>
        </w:numPr>
        <w:spacing w:after="0"/>
        <w:rPr>
          <w:rFonts w:ascii="Arial" w:eastAsia="Arial" w:hAnsi="Arial" w:cs="Arial"/>
          <w:b/>
          <w:bCs/>
          <w:noProof w:val="0"/>
          <w:sz w:val="22"/>
          <w:szCs w:val="22"/>
        </w:rPr>
      </w:pPr>
      <w:r w:rsidRPr="4EC72FC1">
        <w:rPr>
          <w:rFonts w:ascii="Arial" w:eastAsia="Arial" w:hAnsi="Arial" w:cs="Arial"/>
          <w:b/>
          <w:bCs/>
          <w:noProof w:val="0"/>
          <w:sz w:val="22"/>
          <w:szCs w:val="22"/>
        </w:rPr>
        <w:t>Інституціоналізація та сталість (25 балів)</w:t>
      </w:r>
    </w:p>
    <w:p w14:paraId="751F7706" w14:textId="73C73237" w:rsidR="4033683C" w:rsidRDefault="514A90B5" w:rsidP="39AC3BEA">
      <w:pPr>
        <w:pStyle w:val="ListParagraph"/>
        <w:numPr>
          <w:ilvl w:val="0"/>
          <w:numId w:val="8"/>
        </w:numPr>
        <w:spacing w:after="0"/>
        <w:ind w:left="1260"/>
        <w:jc w:val="both"/>
        <w:rPr>
          <w:rFonts w:ascii="Arial" w:eastAsia="Arial" w:hAnsi="Arial" w:cs="Arial"/>
          <w:noProof w:val="0"/>
          <w:sz w:val="22"/>
          <w:szCs w:val="22"/>
        </w:rPr>
      </w:pPr>
      <w:r w:rsidRPr="4EC72FC1">
        <w:rPr>
          <w:rFonts w:ascii="Arial" w:eastAsia="Arial" w:hAnsi="Arial" w:cs="Arial"/>
          <w:noProof w:val="0"/>
          <w:sz w:val="22"/>
          <w:szCs w:val="22"/>
        </w:rPr>
        <w:t xml:space="preserve">Чіткість та реалістичність підходу до інституціоналізації механізмів координації в рамках місцевих систем; </w:t>
      </w:r>
    </w:p>
    <w:p w14:paraId="6BE89118" w14:textId="3B42A8C9" w:rsidR="4033683C" w:rsidRDefault="514A90B5" w:rsidP="39AC3BEA">
      <w:pPr>
        <w:pStyle w:val="ListParagraph"/>
        <w:numPr>
          <w:ilvl w:val="0"/>
          <w:numId w:val="8"/>
        </w:numPr>
        <w:spacing w:after="0"/>
        <w:ind w:left="1260"/>
        <w:jc w:val="both"/>
        <w:rPr>
          <w:rFonts w:ascii="Arial" w:eastAsia="Arial" w:hAnsi="Arial" w:cs="Arial"/>
          <w:noProof w:val="0"/>
          <w:sz w:val="22"/>
          <w:szCs w:val="22"/>
        </w:rPr>
      </w:pPr>
      <w:r w:rsidRPr="4EC72FC1">
        <w:rPr>
          <w:rFonts w:ascii="Arial" w:eastAsia="Arial" w:hAnsi="Arial" w:cs="Arial"/>
          <w:noProof w:val="0"/>
          <w:sz w:val="22"/>
          <w:szCs w:val="22"/>
        </w:rPr>
        <w:t xml:space="preserve">Ефективність та надійність стратегії виходу, включаючи продовження або передачу координаційних функцій; </w:t>
      </w:r>
    </w:p>
    <w:p w14:paraId="56EBF2EB" w14:textId="6FBAD45A" w:rsidR="4033683C" w:rsidRDefault="2B8C66D9" w:rsidP="19527FCB">
      <w:pPr>
        <w:pStyle w:val="ListParagraph"/>
        <w:numPr>
          <w:ilvl w:val="0"/>
          <w:numId w:val="8"/>
        </w:numPr>
        <w:spacing w:after="0"/>
        <w:ind w:left="1260"/>
        <w:jc w:val="both"/>
        <w:rPr>
          <w:rFonts w:ascii="Arial" w:eastAsia="Arial" w:hAnsi="Arial" w:cs="Arial"/>
          <w:noProof w:val="0"/>
          <w:sz w:val="22"/>
          <w:szCs w:val="22"/>
        </w:rPr>
      </w:pPr>
      <w:r w:rsidRPr="4EC72FC1">
        <w:rPr>
          <w:rFonts w:ascii="Arial" w:eastAsia="Arial" w:hAnsi="Arial" w:cs="Arial"/>
          <w:noProof w:val="0"/>
          <w:sz w:val="22"/>
          <w:szCs w:val="22"/>
        </w:rPr>
        <w:t xml:space="preserve">Практичність та повнота запропонованих заходів для забезпечення безперервного функціонування механізмів координації, включаючи визначені ролі зацікавлених сторін, оперативні процедури та наявність базової підтримки з боку місцевих суб’єктів . </w:t>
      </w:r>
    </w:p>
    <w:p w14:paraId="4845300A" w14:textId="52C8DF78" w:rsidR="4033683C" w:rsidRDefault="4033683C" w:rsidP="19527FCB">
      <w:pPr>
        <w:spacing w:after="0"/>
        <w:jc w:val="both"/>
        <w:rPr>
          <w:rFonts w:ascii="Arial" w:eastAsia="Arial" w:hAnsi="Arial" w:cs="Arial"/>
          <w:noProof w:val="0"/>
          <w:sz w:val="22"/>
          <w:szCs w:val="22"/>
        </w:rPr>
      </w:pPr>
    </w:p>
    <w:p w14:paraId="09B64EA1" w14:textId="186FDAB3" w:rsidR="4033683C" w:rsidRDefault="5ED67F6F" w:rsidP="19527FCB">
      <w:pPr>
        <w:pStyle w:val="ListParagraph"/>
        <w:numPr>
          <w:ilvl w:val="0"/>
          <w:numId w:val="2"/>
        </w:numPr>
        <w:spacing w:after="0"/>
        <w:jc w:val="both"/>
        <w:rPr>
          <w:rFonts w:ascii="Arial" w:eastAsia="Arial" w:hAnsi="Arial" w:cs="Arial"/>
          <w:b/>
          <w:bCs/>
          <w:noProof w:val="0"/>
          <w:sz w:val="22"/>
          <w:szCs w:val="22"/>
        </w:rPr>
      </w:pPr>
      <w:r w:rsidRPr="4EC72FC1">
        <w:rPr>
          <w:rFonts w:ascii="Arial" w:eastAsia="Arial" w:hAnsi="Arial" w:cs="Arial"/>
          <w:b/>
          <w:bCs/>
          <w:noProof w:val="0"/>
          <w:sz w:val="22"/>
          <w:szCs w:val="22"/>
        </w:rPr>
        <w:t>Організаційний потенціал та досвід (15 балів )</w:t>
      </w:r>
    </w:p>
    <w:p w14:paraId="4A7E184C" w14:textId="7F4212C3" w:rsidR="4033683C" w:rsidRDefault="7CB5EB0F" w:rsidP="39AC3BEA">
      <w:pPr>
        <w:pStyle w:val="ListParagraph"/>
        <w:numPr>
          <w:ilvl w:val="0"/>
          <w:numId w:val="21"/>
        </w:numPr>
        <w:spacing w:after="0"/>
        <w:ind w:left="1260"/>
        <w:jc w:val="both"/>
        <w:rPr>
          <w:rFonts w:ascii="Arial" w:eastAsia="Arial" w:hAnsi="Arial" w:cs="Arial"/>
          <w:noProof w:val="0"/>
          <w:sz w:val="22"/>
          <w:szCs w:val="22"/>
        </w:rPr>
      </w:pPr>
      <w:r w:rsidRPr="4EC72FC1">
        <w:rPr>
          <w:rFonts w:ascii="Arial" w:eastAsia="Arial" w:hAnsi="Arial" w:cs="Arial"/>
          <w:noProof w:val="0"/>
          <w:sz w:val="22"/>
          <w:szCs w:val="22"/>
        </w:rPr>
        <w:t xml:space="preserve">Відповідний досвід у сфері координації, сприяння та залучення зацікавлених сторін; </w:t>
      </w:r>
    </w:p>
    <w:p w14:paraId="05C30B1E" w14:textId="73B81C96" w:rsidR="4033683C" w:rsidRDefault="7CB5EB0F" w:rsidP="39AC3BEA">
      <w:pPr>
        <w:pStyle w:val="ListParagraph"/>
        <w:numPr>
          <w:ilvl w:val="0"/>
          <w:numId w:val="21"/>
        </w:numPr>
        <w:spacing w:after="0"/>
        <w:ind w:left="1260"/>
        <w:jc w:val="both"/>
        <w:rPr>
          <w:rFonts w:ascii="Arial" w:eastAsia="Arial" w:hAnsi="Arial" w:cs="Arial"/>
          <w:noProof w:val="0"/>
          <w:sz w:val="22"/>
          <w:szCs w:val="22"/>
        </w:rPr>
      </w:pPr>
      <w:r w:rsidRPr="4EC72FC1">
        <w:rPr>
          <w:rFonts w:ascii="Arial" w:eastAsia="Arial" w:hAnsi="Arial" w:cs="Arial"/>
          <w:noProof w:val="0"/>
          <w:sz w:val="22"/>
          <w:szCs w:val="22"/>
        </w:rPr>
        <w:t xml:space="preserve">Досвід та/або підтверджені знання у сфері роботи з суб’єктами місцевого самоврядування та регіонального управління, включаючи співпрацю з місцевими органами влади; </w:t>
      </w:r>
    </w:p>
    <w:p w14:paraId="0C928348" w14:textId="62272838" w:rsidR="4033683C" w:rsidRDefault="7CB5EB0F" w:rsidP="39AC3BEA">
      <w:pPr>
        <w:pStyle w:val="ListParagraph"/>
        <w:numPr>
          <w:ilvl w:val="0"/>
          <w:numId w:val="21"/>
        </w:numPr>
        <w:spacing w:after="0"/>
        <w:ind w:left="1260"/>
        <w:jc w:val="both"/>
        <w:rPr>
          <w:rFonts w:ascii="Arial" w:eastAsia="Arial" w:hAnsi="Arial" w:cs="Arial"/>
          <w:noProof w:val="0"/>
          <w:sz w:val="22"/>
          <w:szCs w:val="22"/>
        </w:rPr>
      </w:pPr>
      <w:r w:rsidRPr="0203C37B">
        <w:rPr>
          <w:rFonts w:ascii="Arial" w:eastAsia="Arial" w:hAnsi="Arial" w:cs="Arial"/>
          <w:noProof w:val="0"/>
          <w:sz w:val="22"/>
          <w:szCs w:val="22"/>
        </w:rPr>
        <w:t xml:space="preserve">Досвід у розбудові потенціалу суб’єктів громадянського суспільства та/або роботі з </w:t>
      </w:r>
      <w:r w:rsidR="7296DF25" w:rsidRPr="0203C37B">
        <w:rPr>
          <w:rFonts w:ascii="Arial" w:eastAsia="Arial" w:hAnsi="Arial" w:cs="Arial"/>
          <w:noProof w:val="0"/>
          <w:sz w:val="22"/>
          <w:szCs w:val="22"/>
        </w:rPr>
        <w:t>ветеранською спільнотою</w:t>
      </w:r>
      <w:r w:rsidRPr="0203C37B">
        <w:rPr>
          <w:rFonts w:ascii="Arial" w:eastAsia="Arial" w:hAnsi="Arial" w:cs="Arial"/>
          <w:noProof w:val="0"/>
          <w:sz w:val="22"/>
          <w:szCs w:val="22"/>
        </w:rPr>
        <w:t xml:space="preserve"> та відповідними зацікавленими сторонами. </w:t>
      </w:r>
    </w:p>
    <w:p w14:paraId="50705310" w14:textId="59185E02" w:rsidR="4033683C" w:rsidRDefault="4033683C" w:rsidP="19527FCB">
      <w:pPr>
        <w:spacing w:after="0"/>
        <w:jc w:val="both"/>
        <w:rPr>
          <w:rFonts w:ascii="Arial" w:eastAsia="Arial" w:hAnsi="Arial" w:cs="Arial"/>
          <w:noProof w:val="0"/>
          <w:sz w:val="22"/>
          <w:szCs w:val="22"/>
        </w:rPr>
      </w:pPr>
    </w:p>
    <w:p w14:paraId="354CB6F9" w14:textId="521B1F37" w:rsidR="4033683C" w:rsidRDefault="514A90B5" w:rsidP="39AC3BEA">
      <w:pPr>
        <w:pStyle w:val="ListParagraph"/>
        <w:numPr>
          <w:ilvl w:val="0"/>
          <w:numId w:val="2"/>
        </w:numPr>
        <w:spacing w:after="0"/>
        <w:jc w:val="both"/>
        <w:rPr>
          <w:rFonts w:ascii="Arial" w:eastAsia="Arial" w:hAnsi="Arial" w:cs="Arial"/>
          <w:b/>
          <w:bCs/>
          <w:noProof w:val="0"/>
          <w:sz w:val="22"/>
          <w:szCs w:val="22"/>
        </w:rPr>
      </w:pPr>
      <w:r w:rsidRPr="4EC72FC1">
        <w:rPr>
          <w:rFonts w:ascii="Arial" w:eastAsia="Arial" w:hAnsi="Arial" w:cs="Arial"/>
          <w:b/>
          <w:bCs/>
          <w:noProof w:val="0"/>
          <w:sz w:val="22"/>
          <w:szCs w:val="22"/>
        </w:rPr>
        <w:t>Економічна ефективність та бюджет (10 балів)</w:t>
      </w:r>
    </w:p>
    <w:p w14:paraId="14FAE000" w14:textId="4E90F9D1" w:rsidR="4033683C" w:rsidRDefault="514A90B5" w:rsidP="39AC3BEA">
      <w:pPr>
        <w:pStyle w:val="ListParagraph"/>
        <w:numPr>
          <w:ilvl w:val="0"/>
          <w:numId w:val="30"/>
        </w:numPr>
        <w:spacing w:after="0"/>
        <w:ind w:left="1260"/>
        <w:jc w:val="both"/>
        <w:rPr>
          <w:rFonts w:ascii="Arial" w:eastAsia="Arial" w:hAnsi="Arial" w:cs="Arial"/>
          <w:noProof w:val="0"/>
          <w:sz w:val="22"/>
          <w:szCs w:val="22"/>
        </w:rPr>
      </w:pPr>
      <w:r w:rsidRPr="4EC72FC1">
        <w:rPr>
          <w:rFonts w:ascii="Arial" w:eastAsia="Arial" w:hAnsi="Arial" w:cs="Arial"/>
          <w:noProof w:val="0"/>
          <w:sz w:val="22"/>
          <w:szCs w:val="22"/>
        </w:rPr>
        <w:t xml:space="preserve">Обґрунтованість та виправданість бюджету стосовно запропонованих заходів; </w:t>
      </w:r>
    </w:p>
    <w:p w14:paraId="7F08E04D" w14:textId="1DB9A87A" w:rsidR="4033683C" w:rsidRDefault="514A90B5" w:rsidP="39AC3BEA">
      <w:pPr>
        <w:pStyle w:val="ListParagraph"/>
        <w:numPr>
          <w:ilvl w:val="0"/>
          <w:numId w:val="30"/>
        </w:numPr>
        <w:spacing w:after="0"/>
        <w:ind w:left="1260"/>
        <w:jc w:val="both"/>
        <w:rPr>
          <w:rFonts w:ascii="Arial" w:eastAsia="Arial" w:hAnsi="Arial" w:cs="Arial"/>
          <w:noProof w:val="0"/>
          <w:sz w:val="22"/>
          <w:szCs w:val="22"/>
        </w:rPr>
      </w:pPr>
      <w:r w:rsidRPr="4EC72FC1">
        <w:rPr>
          <w:rFonts w:ascii="Arial" w:eastAsia="Arial" w:hAnsi="Arial" w:cs="Arial"/>
          <w:noProof w:val="0"/>
          <w:sz w:val="22"/>
          <w:szCs w:val="22"/>
        </w:rPr>
        <w:t>Економічна ефективність запропонованого підходу, включаючи узгодженість між географічним охопленням та наявними ресурсами.</w:t>
      </w:r>
    </w:p>
    <w:p w14:paraId="2396CD9C" w14:textId="58EC0C42" w:rsidR="47320FA6" w:rsidRDefault="47320FA6" w:rsidP="19527FCB">
      <w:pPr>
        <w:spacing w:after="0"/>
        <w:jc w:val="both"/>
        <w:rPr>
          <w:rFonts w:ascii="Arial" w:eastAsia="Arial" w:hAnsi="Arial" w:cs="Arial"/>
          <w:noProof w:val="0"/>
          <w:sz w:val="22"/>
          <w:szCs w:val="22"/>
        </w:rPr>
      </w:pPr>
    </w:p>
    <w:p w14:paraId="0276D15E" w14:textId="71A308C5" w:rsidR="47320FA6" w:rsidRDefault="00A0030A" w:rsidP="19527FCB">
      <w:pPr>
        <w:spacing w:after="0" w:line="276" w:lineRule="auto"/>
        <w:jc w:val="both"/>
        <w:rPr>
          <w:rFonts w:ascii="Arial" w:eastAsia="Arial" w:hAnsi="Arial" w:cs="Arial"/>
          <w:noProof w:val="0"/>
          <w:sz w:val="22"/>
          <w:szCs w:val="22"/>
        </w:rPr>
      </w:pPr>
      <w:r w:rsidRPr="4EC72FC1">
        <w:rPr>
          <w:rFonts w:ascii="Arial" w:eastAsia="Arial" w:hAnsi="Arial" w:cs="Arial"/>
          <w:noProof w:val="0"/>
          <w:sz w:val="22"/>
          <w:szCs w:val="22"/>
        </w:rPr>
        <w:t xml:space="preserve">У разі необхідності (якщо рішення про присудження гранту не приймається на підставі первинних заявок), IREX може проводити уточнення та/або переговори з заявниками, чиї заявки вважаються такими, що мають обґрунтовані шанси на отримання гранту. </w:t>
      </w:r>
    </w:p>
    <w:p w14:paraId="47BCDF34" w14:textId="0436E94E" w:rsidR="47320FA6" w:rsidRDefault="47320FA6" w:rsidP="19527FCB">
      <w:pPr>
        <w:spacing w:after="0" w:line="276" w:lineRule="auto"/>
        <w:jc w:val="both"/>
        <w:rPr>
          <w:rFonts w:ascii="Arial" w:eastAsia="Arial" w:hAnsi="Arial" w:cs="Arial"/>
          <w:noProof w:val="0"/>
          <w:color w:val="000000" w:themeColor="text1"/>
          <w:sz w:val="22"/>
          <w:szCs w:val="22"/>
        </w:rPr>
      </w:pPr>
    </w:p>
    <w:p w14:paraId="387A31F6" w14:textId="7CD2AD23" w:rsidR="47320FA6" w:rsidRDefault="47320FA6" w:rsidP="19527FCB">
      <w:pPr>
        <w:spacing w:after="0" w:line="276" w:lineRule="auto"/>
        <w:jc w:val="both"/>
        <w:rPr>
          <w:rFonts w:ascii="Arial" w:eastAsia="Arial" w:hAnsi="Arial" w:cs="Arial"/>
          <w:noProof w:val="0"/>
          <w:color w:val="000000" w:themeColor="text1"/>
          <w:sz w:val="22"/>
          <w:szCs w:val="22"/>
        </w:rPr>
      </w:pPr>
    </w:p>
    <w:p w14:paraId="6A1ED8C3" w14:textId="4D2391F9" w:rsidR="47320FA6" w:rsidRDefault="47BE5454" w:rsidP="19527FCB">
      <w:pPr>
        <w:spacing w:after="200" w:line="276" w:lineRule="auto"/>
        <w:rPr>
          <w:rFonts w:ascii="Arial" w:eastAsia="Arial" w:hAnsi="Arial" w:cs="Arial"/>
          <w:b/>
          <w:bCs/>
          <w:noProof w:val="0"/>
          <w:sz w:val="28"/>
          <w:szCs w:val="28"/>
        </w:rPr>
      </w:pPr>
      <w:r w:rsidRPr="4EC72FC1">
        <w:rPr>
          <w:rFonts w:ascii="Arial" w:eastAsia="Arial" w:hAnsi="Arial" w:cs="Arial"/>
          <w:b/>
          <w:bCs/>
          <w:noProof w:val="0"/>
        </w:rPr>
        <w:t>РОЗДІЛ VI: ІНФОРМАЦІЯ ПРО ПРИСУДЖЕННЯ ГРАНТ</w:t>
      </w:r>
      <w:r w:rsidR="00A0030A" w:rsidRPr="4EC72FC1">
        <w:rPr>
          <w:rFonts w:ascii="Arial" w:eastAsia="Arial" w:hAnsi="Arial" w:cs="Arial"/>
          <w:b/>
          <w:bCs/>
          <w:noProof w:val="0"/>
        </w:rPr>
        <w:t xml:space="preserve">ІВ </w:t>
      </w:r>
      <w:r w:rsidRPr="4EC72FC1">
        <w:rPr>
          <w:rFonts w:ascii="Arial" w:eastAsia="Arial" w:hAnsi="Arial" w:cs="Arial"/>
          <w:b/>
          <w:bCs/>
          <w:noProof w:val="0"/>
        </w:rPr>
        <w:t>ТА АДМІНІСТРУВАННЯ</w:t>
      </w:r>
    </w:p>
    <w:p w14:paraId="0F75B002" w14:textId="7CAA1723" w:rsidR="47320FA6" w:rsidRDefault="47BE5454" w:rsidP="19527FCB">
      <w:pPr>
        <w:spacing w:after="200" w:line="276" w:lineRule="auto"/>
        <w:jc w:val="both"/>
        <w:rPr>
          <w:rFonts w:ascii="Arial" w:eastAsia="Arial" w:hAnsi="Arial" w:cs="Arial"/>
          <w:noProof w:val="0"/>
          <w:sz w:val="22"/>
          <w:szCs w:val="22"/>
        </w:rPr>
      </w:pPr>
      <w:r w:rsidRPr="4EC72FC1">
        <w:rPr>
          <w:rFonts w:ascii="Arial" w:eastAsia="Arial" w:hAnsi="Arial" w:cs="Arial"/>
          <w:noProof w:val="0"/>
          <w:sz w:val="22"/>
          <w:szCs w:val="22"/>
        </w:rPr>
        <w:t xml:space="preserve">Рекомендація або відбір заявки відповідно до встановлених процедур </w:t>
      </w:r>
      <w:r w:rsidRPr="4EC72FC1">
        <w:rPr>
          <w:rFonts w:ascii="Arial" w:eastAsia="Arial" w:hAnsi="Arial" w:cs="Arial"/>
          <w:b/>
          <w:bCs/>
          <w:noProof w:val="0"/>
          <w:sz w:val="22"/>
          <w:szCs w:val="22"/>
        </w:rPr>
        <w:t>не</w:t>
      </w:r>
      <w:r w:rsidRPr="4EC72FC1">
        <w:rPr>
          <w:rFonts w:ascii="Arial" w:eastAsia="Arial" w:hAnsi="Arial" w:cs="Arial"/>
          <w:noProof w:val="0"/>
          <w:sz w:val="22"/>
          <w:szCs w:val="22"/>
        </w:rPr>
        <w:t xml:space="preserve"> гарантує </w:t>
      </w:r>
      <w:r w:rsidR="00A0030A" w:rsidRPr="4EC72FC1">
        <w:rPr>
          <w:rFonts w:ascii="Arial" w:eastAsia="Arial" w:hAnsi="Arial" w:cs="Arial"/>
          <w:noProof w:val="0"/>
          <w:sz w:val="22"/>
          <w:szCs w:val="22"/>
        </w:rPr>
        <w:t>надання</w:t>
      </w:r>
      <w:r w:rsidRPr="4EC72FC1">
        <w:rPr>
          <w:rFonts w:ascii="Arial" w:eastAsia="Arial" w:hAnsi="Arial" w:cs="Arial"/>
          <w:noProof w:val="0"/>
          <w:sz w:val="22"/>
          <w:szCs w:val="22"/>
        </w:rPr>
        <w:t xml:space="preserve"> гранту. Усі заявники повинні продемонструвати, що вони володіють або можуть отримати достатні управлінські можливості та системи для забезпечення належної </w:t>
      </w:r>
      <w:r w:rsidR="00A0030A" w:rsidRPr="4EC72FC1">
        <w:rPr>
          <w:rFonts w:ascii="Arial" w:eastAsia="Arial" w:hAnsi="Arial" w:cs="Arial"/>
          <w:noProof w:val="0"/>
          <w:sz w:val="22"/>
          <w:szCs w:val="22"/>
        </w:rPr>
        <w:t>під</w:t>
      </w:r>
      <w:r w:rsidRPr="4EC72FC1">
        <w:rPr>
          <w:rFonts w:ascii="Arial" w:eastAsia="Arial" w:hAnsi="Arial" w:cs="Arial"/>
          <w:noProof w:val="0"/>
          <w:sz w:val="22"/>
          <w:szCs w:val="22"/>
        </w:rPr>
        <w:t xml:space="preserve">звітності </w:t>
      </w:r>
      <w:r w:rsidR="00A0030A" w:rsidRPr="4EC72FC1">
        <w:rPr>
          <w:rFonts w:ascii="Arial" w:eastAsia="Arial" w:hAnsi="Arial" w:cs="Arial"/>
          <w:noProof w:val="0"/>
          <w:sz w:val="22"/>
          <w:szCs w:val="22"/>
        </w:rPr>
        <w:t xml:space="preserve">за кошти та інші надані ресурси. </w:t>
      </w:r>
    </w:p>
    <w:p w14:paraId="1DBAE505" w14:textId="33B0F991" w:rsidR="47320FA6" w:rsidRDefault="52E9A198" w:rsidP="39AC3BEA">
      <w:pPr>
        <w:spacing w:before="281" w:after="281" w:line="276" w:lineRule="auto"/>
        <w:jc w:val="both"/>
        <w:rPr>
          <w:rFonts w:ascii="Arial" w:eastAsia="Arial" w:hAnsi="Arial" w:cs="Arial"/>
          <w:b/>
          <w:bCs/>
          <w:noProof w:val="0"/>
          <w:sz w:val="28"/>
          <w:szCs w:val="28"/>
        </w:rPr>
      </w:pPr>
      <w:r w:rsidRPr="4EC72FC1">
        <w:rPr>
          <w:rFonts w:ascii="Arial" w:eastAsia="Arial" w:hAnsi="Arial" w:cs="Arial"/>
          <w:b/>
          <w:bCs/>
          <w:noProof w:val="0"/>
          <w:sz w:val="28"/>
          <w:szCs w:val="28"/>
        </w:rPr>
        <w:t xml:space="preserve"> A. Повідомлення про </w:t>
      </w:r>
      <w:r w:rsidR="502EF2AE" w:rsidRPr="4EC72FC1">
        <w:rPr>
          <w:rFonts w:ascii="Arial" w:eastAsia="Arial" w:hAnsi="Arial" w:cs="Arial"/>
          <w:b/>
          <w:bCs/>
          <w:noProof w:val="0"/>
          <w:sz w:val="28"/>
          <w:szCs w:val="28"/>
        </w:rPr>
        <w:t>отримання</w:t>
      </w:r>
      <w:r w:rsidRPr="4EC72FC1">
        <w:rPr>
          <w:rFonts w:ascii="Arial" w:eastAsia="Arial" w:hAnsi="Arial" w:cs="Arial"/>
          <w:b/>
          <w:bCs/>
          <w:noProof w:val="0"/>
          <w:sz w:val="28"/>
          <w:szCs w:val="28"/>
        </w:rPr>
        <w:t xml:space="preserve"> гранту</w:t>
      </w:r>
    </w:p>
    <w:p w14:paraId="654623D7" w14:textId="62F12D3E" w:rsidR="47320FA6" w:rsidRDefault="52E9A198" w:rsidP="39AC3BEA">
      <w:pPr>
        <w:pStyle w:val="ListParagraph"/>
        <w:numPr>
          <w:ilvl w:val="0"/>
          <w:numId w:val="5"/>
        </w:numPr>
        <w:spacing w:after="0" w:line="276" w:lineRule="auto"/>
        <w:jc w:val="both"/>
        <w:rPr>
          <w:rFonts w:ascii="Arial" w:eastAsia="Arial" w:hAnsi="Arial" w:cs="Arial"/>
          <w:noProof w:val="0"/>
          <w:sz w:val="22"/>
          <w:szCs w:val="22"/>
        </w:rPr>
      </w:pPr>
      <w:r w:rsidRPr="51327E3C">
        <w:rPr>
          <w:rFonts w:ascii="Arial" w:eastAsia="Arial" w:hAnsi="Arial" w:cs="Arial"/>
          <w:noProof w:val="0"/>
          <w:sz w:val="22"/>
          <w:szCs w:val="22"/>
        </w:rPr>
        <w:t xml:space="preserve">Успішні заявники можуть очікувати на отримання </w:t>
      </w:r>
      <w:r w:rsidR="502EF2AE" w:rsidRPr="51327E3C">
        <w:rPr>
          <w:rFonts w:ascii="Arial" w:eastAsia="Arial" w:hAnsi="Arial" w:cs="Arial"/>
          <w:b/>
          <w:bCs/>
          <w:noProof w:val="0"/>
          <w:sz w:val="22"/>
          <w:szCs w:val="22"/>
        </w:rPr>
        <w:t>Л</w:t>
      </w:r>
      <w:r w:rsidRPr="51327E3C">
        <w:rPr>
          <w:rFonts w:ascii="Arial" w:eastAsia="Arial" w:hAnsi="Arial" w:cs="Arial"/>
          <w:b/>
          <w:bCs/>
          <w:noProof w:val="0"/>
          <w:sz w:val="22"/>
          <w:szCs w:val="22"/>
        </w:rPr>
        <w:t xml:space="preserve">иста про </w:t>
      </w:r>
      <w:r w:rsidR="502EF2AE" w:rsidRPr="51327E3C">
        <w:rPr>
          <w:rFonts w:ascii="Arial" w:eastAsia="Arial" w:hAnsi="Arial" w:cs="Arial"/>
          <w:b/>
          <w:bCs/>
          <w:noProof w:val="0"/>
          <w:sz w:val="22"/>
          <w:szCs w:val="22"/>
        </w:rPr>
        <w:t>отримання</w:t>
      </w:r>
      <w:r w:rsidRPr="51327E3C">
        <w:rPr>
          <w:rFonts w:ascii="Arial" w:eastAsia="Arial" w:hAnsi="Arial" w:cs="Arial"/>
          <w:b/>
          <w:bCs/>
          <w:noProof w:val="0"/>
          <w:sz w:val="22"/>
          <w:szCs w:val="22"/>
        </w:rPr>
        <w:t xml:space="preserve"> гранту, </w:t>
      </w:r>
      <w:r w:rsidRPr="51327E3C">
        <w:rPr>
          <w:rFonts w:ascii="Arial" w:eastAsia="Arial" w:hAnsi="Arial" w:cs="Arial"/>
          <w:noProof w:val="0"/>
          <w:sz w:val="22"/>
          <w:szCs w:val="22"/>
        </w:rPr>
        <w:t xml:space="preserve">підписаного IREX, із проханням подати </w:t>
      </w:r>
      <w:r w:rsidR="502EF2AE" w:rsidRPr="51327E3C">
        <w:rPr>
          <w:rFonts w:ascii="Arial" w:eastAsia="Arial" w:hAnsi="Arial" w:cs="Arial"/>
          <w:b/>
          <w:bCs/>
          <w:noProof w:val="0"/>
          <w:sz w:val="22"/>
          <w:szCs w:val="22"/>
        </w:rPr>
        <w:t>Опитувальник грантоотримувача (Due Diligence Questionnaire)</w:t>
      </w:r>
      <w:r w:rsidRPr="51327E3C">
        <w:rPr>
          <w:rFonts w:ascii="Arial" w:eastAsia="Arial" w:hAnsi="Arial" w:cs="Arial"/>
          <w:b/>
          <w:bCs/>
          <w:noProof w:val="0"/>
          <w:sz w:val="22"/>
          <w:szCs w:val="22"/>
        </w:rPr>
        <w:t xml:space="preserve"> </w:t>
      </w:r>
      <w:r w:rsidRPr="51327E3C">
        <w:rPr>
          <w:rFonts w:ascii="Arial" w:eastAsia="Arial" w:hAnsi="Arial" w:cs="Arial"/>
          <w:noProof w:val="0"/>
          <w:sz w:val="22"/>
          <w:szCs w:val="22"/>
        </w:rPr>
        <w:t xml:space="preserve">разом із необхідними підтверджуючими документами. Лист про </w:t>
      </w:r>
      <w:r w:rsidR="502EF2AE" w:rsidRPr="51327E3C">
        <w:rPr>
          <w:rFonts w:ascii="Arial" w:eastAsia="Arial" w:hAnsi="Arial" w:cs="Arial"/>
          <w:noProof w:val="0"/>
          <w:sz w:val="22"/>
          <w:szCs w:val="22"/>
        </w:rPr>
        <w:t>отримання</w:t>
      </w:r>
      <w:r w:rsidRPr="51327E3C">
        <w:rPr>
          <w:rFonts w:ascii="Arial" w:eastAsia="Arial" w:hAnsi="Arial" w:cs="Arial"/>
          <w:noProof w:val="0"/>
          <w:sz w:val="22"/>
          <w:szCs w:val="22"/>
        </w:rPr>
        <w:t xml:space="preserve"> гранту буде адресовано контактній особі організації, зазначеній у заявці.</w:t>
      </w:r>
    </w:p>
    <w:p w14:paraId="1E79CC0D" w14:textId="2E9994D5" w:rsidR="47320FA6" w:rsidRDefault="502EF2AE" w:rsidP="39AC3BEA">
      <w:pPr>
        <w:pStyle w:val="ListParagraph"/>
        <w:numPr>
          <w:ilvl w:val="0"/>
          <w:numId w:val="5"/>
        </w:numPr>
        <w:spacing w:after="0" w:line="276" w:lineRule="auto"/>
        <w:jc w:val="both"/>
        <w:rPr>
          <w:rFonts w:ascii="Arial" w:eastAsia="Arial" w:hAnsi="Arial" w:cs="Arial"/>
          <w:noProof w:val="0"/>
          <w:sz w:val="22"/>
          <w:szCs w:val="22"/>
        </w:rPr>
      </w:pPr>
      <w:r w:rsidRPr="097244DF">
        <w:rPr>
          <w:rFonts w:ascii="Arial" w:eastAsia="Arial" w:hAnsi="Arial" w:cs="Arial"/>
          <w:noProof w:val="0"/>
          <w:sz w:val="22"/>
          <w:szCs w:val="22"/>
        </w:rPr>
        <w:t>Заявники, які не були відібрані, отримають письмове повідомлення про</w:t>
      </w:r>
      <w:r w:rsidR="3B315F2B" w:rsidRPr="097244DF">
        <w:rPr>
          <w:rFonts w:ascii="Arial" w:eastAsia="Arial" w:hAnsi="Arial" w:cs="Arial"/>
          <w:noProof w:val="0"/>
          <w:sz w:val="22"/>
          <w:szCs w:val="22"/>
        </w:rPr>
        <w:t xml:space="preserve"> те, </w:t>
      </w:r>
      <w:r w:rsidR="3B315F2B" w:rsidRPr="097244DF">
        <w:rPr>
          <w:rFonts w:ascii="Arial" w:eastAsia="Arial" w:hAnsi="Arial" w:cs="Arial"/>
          <w:noProof w:val="0"/>
          <w:color w:val="000000" w:themeColor="text1"/>
          <w:sz w:val="22"/>
          <w:szCs w:val="22"/>
          <w:lang w:val="uk"/>
        </w:rPr>
        <w:t>що не були відібрані</w:t>
      </w:r>
      <w:r w:rsidRPr="097244DF">
        <w:rPr>
          <w:rFonts w:ascii="Arial" w:eastAsia="Arial" w:hAnsi="Arial" w:cs="Arial"/>
          <w:noProof w:val="0"/>
          <w:sz w:val="22"/>
          <w:szCs w:val="22"/>
        </w:rPr>
        <w:t>. IREX не зобов’язується надавати детальний зворотний зв’язок щодо окремих заявок або організацій, а також не гарантує пояснення причин прийнятих рішень.</w:t>
      </w:r>
    </w:p>
    <w:p w14:paraId="4EF0A62B" w14:textId="163C1CD0" w:rsidR="47320FA6" w:rsidRPr="00A0030A" w:rsidRDefault="52E9A198" w:rsidP="54743627">
      <w:pPr>
        <w:spacing w:before="240" w:after="240" w:line="276" w:lineRule="auto"/>
        <w:jc w:val="both"/>
        <w:rPr>
          <w:noProof w:val="0"/>
        </w:rPr>
      </w:pPr>
      <w:r w:rsidRPr="54743627">
        <w:rPr>
          <w:rFonts w:ascii="Arial" w:eastAsia="Arial" w:hAnsi="Arial" w:cs="Arial"/>
          <w:noProof w:val="0"/>
          <w:sz w:val="22"/>
          <w:szCs w:val="22"/>
        </w:rPr>
        <w:t xml:space="preserve">Після отримання </w:t>
      </w:r>
      <w:r w:rsidR="502EF2AE" w:rsidRPr="54743627">
        <w:rPr>
          <w:rFonts w:ascii="Arial" w:eastAsia="Arial" w:hAnsi="Arial" w:cs="Arial"/>
          <w:noProof w:val="0"/>
          <w:sz w:val="22"/>
          <w:szCs w:val="22"/>
        </w:rPr>
        <w:t>Л</w:t>
      </w:r>
      <w:r w:rsidRPr="54743627">
        <w:rPr>
          <w:rFonts w:ascii="Arial" w:eastAsia="Arial" w:hAnsi="Arial" w:cs="Arial"/>
          <w:noProof w:val="0"/>
          <w:sz w:val="22"/>
          <w:szCs w:val="22"/>
        </w:rPr>
        <w:t>иста</w:t>
      </w:r>
      <w:r w:rsidR="0BC77EF9" w:rsidRPr="54743627">
        <w:rPr>
          <w:rFonts w:ascii="Arial" w:eastAsia="Arial" w:hAnsi="Arial" w:cs="Arial"/>
          <w:noProof w:val="0"/>
          <w:sz w:val="22"/>
          <w:szCs w:val="22"/>
        </w:rPr>
        <w:t xml:space="preserve"> </w:t>
      </w:r>
      <w:r w:rsidR="571AEC90" w:rsidRPr="54743627">
        <w:rPr>
          <w:rFonts w:ascii="Arial" w:eastAsia="Arial" w:hAnsi="Arial" w:cs="Arial"/>
          <w:noProof w:val="0"/>
          <w:sz w:val="22"/>
          <w:szCs w:val="22"/>
          <w:lang w:val="uk"/>
        </w:rPr>
        <w:t>з пр</w:t>
      </w:r>
      <w:r w:rsidR="22AC8203" w:rsidRPr="54743627">
        <w:rPr>
          <w:rFonts w:ascii="Arial" w:eastAsia="Arial" w:hAnsi="Arial" w:cs="Arial"/>
          <w:noProof w:val="0"/>
          <w:sz w:val="22"/>
          <w:szCs w:val="22"/>
          <w:lang w:val="uk"/>
        </w:rPr>
        <w:t>оп</w:t>
      </w:r>
      <w:r w:rsidR="571AEC90" w:rsidRPr="54743627">
        <w:rPr>
          <w:rFonts w:ascii="Arial" w:eastAsia="Arial" w:hAnsi="Arial" w:cs="Arial"/>
          <w:noProof w:val="0"/>
          <w:sz w:val="22"/>
          <w:szCs w:val="22"/>
          <w:lang w:val="uk"/>
        </w:rPr>
        <w:t xml:space="preserve">озицією </w:t>
      </w:r>
      <w:r w:rsidR="1A30CC8B" w:rsidRPr="54743627">
        <w:rPr>
          <w:rFonts w:ascii="Arial" w:eastAsia="Arial" w:hAnsi="Arial" w:cs="Arial"/>
          <w:noProof w:val="0"/>
          <w:sz w:val="22"/>
          <w:szCs w:val="22"/>
          <w:lang w:val="uk"/>
        </w:rPr>
        <w:t xml:space="preserve">підтримки </w:t>
      </w:r>
      <w:r w:rsidR="571AEC90" w:rsidRPr="54743627">
        <w:rPr>
          <w:rFonts w:ascii="Arial" w:eastAsia="Arial" w:hAnsi="Arial" w:cs="Arial"/>
          <w:noProof w:val="0"/>
          <w:sz w:val="22"/>
          <w:szCs w:val="22"/>
          <w:lang w:val="uk"/>
        </w:rPr>
        <w:t>проєкту</w:t>
      </w:r>
      <w:r w:rsidR="15163BF5" w:rsidRPr="54743627">
        <w:rPr>
          <w:rFonts w:ascii="Arial" w:eastAsia="Arial" w:hAnsi="Arial" w:cs="Arial"/>
          <w:noProof w:val="0"/>
          <w:sz w:val="22"/>
          <w:szCs w:val="22"/>
          <w:lang w:val="uk"/>
        </w:rPr>
        <w:t xml:space="preserve">, </w:t>
      </w:r>
      <w:r w:rsidRPr="54743627">
        <w:rPr>
          <w:rFonts w:ascii="Arial" w:eastAsia="Arial" w:hAnsi="Arial" w:cs="Arial"/>
          <w:noProof w:val="0"/>
          <w:sz w:val="22"/>
          <w:szCs w:val="22"/>
        </w:rPr>
        <w:t xml:space="preserve">відбудуться </w:t>
      </w:r>
      <w:r w:rsidR="23276BB0" w:rsidRPr="54743627">
        <w:rPr>
          <w:rFonts w:ascii="Arial" w:eastAsia="Arial" w:hAnsi="Arial" w:cs="Arial"/>
          <w:noProof w:val="0"/>
          <w:sz w:val="22"/>
          <w:szCs w:val="22"/>
          <w:lang w:val="uk"/>
        </w:rPr>
        <w:t xml:space="preserve"> остаточні</w:t>
      </w:r>
      <w:r w:rsidR="502EF2AE" w:rsidRPr="54743627">
        <w:rPr>
          <w:rFonts w:ascii="Arial" w:eastAsia="Arial" w:hAnsi="Arial" w:cs="Arial"/>
          <w:noProof w:val="0"/>
          <w:sz w:val="22"/>
          <w:szCs w:val="22"/>
        </w:rPr>
        <w:t xml:space="preserve"> </w:t>
      </w:r>
      <w:r w:rsidRPr="54743627">
        <w:rPr>
          <w:rFonts w:ascii="Arial" w:eastAsia="Arial" w:hAnsi="Arial" w:cs="Arial"/>
          <w:noProof w:val="0"/>
          <w:sz w:val="22"/>
          <w:szCs w:val="22"/>
        </w:rPr>
        <w:t xml:space="preserve">переговори </w:t>
      </w:r>
      <w:r w:rsidR="25608F1B" w:rsidRPr="54743627">
        <w:rPr>
          <w:rFonts w:ascii="Arial" w:eastAsia="Arial" w:hAnsi="Arial" w:cs="Arial"/>
          <w:noProof w:val="0"/>
          <w:sz w:val="22"/>
          <w:szCs w:val="22"/>
          <w:lang w:val="uk"/>
        </w:rPr>
        <w:t xml:space="preserve">із фіналістом </w:t>
      </w:r>
      <w:r w:rsidRPr="54743627">
        <w:rPr>
          <w:rFonts w:ascii="Arial" w:eastAsia="Arial" w:hAnsi="Arial" w:cs="Arial"/>
          <w:noProof w:val="0"/>
          <w:sz w:val="22"/>
          <w:szCs w:val="22"/>
        </w:rPr>
        <w:t xml:space="preserve">перед підписанням </w:t>
      </w:r>
      <w:r w:rsidR="502EF2AE" w:rsidRPr="54743627">
        <w:rPr>
          <w:rFonts w:ascii="Arial" w:eastAsia="Arial" w:hAnsi="Arial" w:cs="Arial"/>
          <w:noProof w:val="0"/>
          <w:sz w:val="22"/>
          <w:szCs w:val="22"/>
        </w:rPr>
        <w:t>грантової угоди.</w:t>
      </w:r>
    </w:p>
    <w:p w14:paraId="2C335594" w14:textId="0B1415B0" w:rsidR="47320FA6" w:rsidRDefault="52E9A198" w:rsidP="39AC3BEA">
      <w:pPr>
        <w:spacing w:before="281" w:after="281" w:line="276" w:lineRule="auto"/>
        <w:jc w:val="both"/>
        <w:rPr>
          <w:rFonts w:ascii="Arial" w:eastAsia="Arial" w:hAnsi="Arial" w:cs="Arial"/>
          <w:b/>
          <w:bCs/>
          <w:noProof w:val="0"/>
          <w:sz w:val="28"/>
          <w:szCs w:val="28"/>
        </w:rPr>
      </w:pPr>
      <w:r w:rsidRPr="4EC72FC1">
        <w:rPr>
          <w:rFonts w:ascii="Arial" w:eastAsia="Arial" w:hAnsi="Arial" w:cs="Arial"/>
          <w:b/>
          <w:bCs/>
          <w:noProof w:val="0"/>
          <w:sz w:val="28"/>
          <w:szCs w:val="28"/>
        </w:rPr>
        <w:t xml:space="preserve"> </w:t>
      </w:r>
      <w:r w:rsidR="502EF2AE" w:rsidRPr="4EC72FC1">
        <w:rPr>
          <w:rFonts w:ascii="Arial" w:eastAsia="Arial" w:hAnsi="Arial" w:cs="Arial"/>
          <w:b/>
          <w:bCs/>
          <w:noProof w:val="0"/>
          <w:sz w:val="28"/>
          <w:szCs w:val="28"/>
        </w:rPr>
        <w:t>B</w:t>
      </w:r>
      <w:r w:rsidRPr="4EC72FC1">
        <w:rPr>
          <w:rFonts w:ascii="Arial" w:eastAsia="Arial" w:hAnsi="Arial" w:cs="Arial"/>
          <w:b/>
          <w:bCs/>
          <w:noProof w:val="0"/>
          <w:sz w:val="28"/>
          <w:szCs w:val="28"/>
        </w:rPr>
        <w:t>. Вимоги до звітності</w:t>
      </w:r>
    </w:p>
    <w:p w14:paraId="1689D7DE" w14:textId="77777777" w:rsidR="00A0030A" w:rsidRPr="00A0030A" w:rsidRDefault="00A0030A" w:rsidP="00A0030A">
      <w:pPr>
        <w:spacing w:before="240" w:after="240"/>
        <w:jc w:val="both"/>
        <w:rPr>
          <w:rFonts w:ascii="Arial" w:eastAsia="Arial" w:hAnsi="Arial" w:cs="Arial"/>
          <w:noProof w:val="0"/>
          <w:sz w:val="22"/>
          <w:szCs w:val="22"/>
        </w:rPr>
      </w:pPr>
      <w:r w:rsidRPr="4EC72FC1">
        <w:rPr>
          <w:rFonts w:ascii="Arial" w:eastAsia="Arial" w:hAnsi="Arial" w:cs="Arial"/>
          <w:noProof w:val="0"/>
          <w:sz w:val="22"/>
          <w:szCs w:val="22"/>
        </w:rPr>
        <w:t>Вимоги до звітності будуть детально викладені в грантовій угоді. Форми звітності будуть надані грантоотримувачам. Вимоги можуть включати, але не обмежуватися:</w:t>
      </w:r>
    </w:p>
    <w:p w14:paraId="412B0D94" w14:textId="77777777" w:rsidR="00A0030A" w:rsidRPr="00A0030A" w:rsidRDefault="00A0030A" w:rsidP="00A0030A">
      <w:pPr>
        <w:numPr>
          <w:ilvl w:val="0"/>
          <w:numId w:val="22"/>
        </w:numPr>
        <w:spacing w:before="240" w:after="240" w:line="278" w:lineRule="auto"/>
        <w:rPr>
          <w:rFonts w:ascii="Arial" w:eastAsia="Arial" w:hAnsi="Arial" w:cs="Arial"/>
          <w:noProof w:val="0"/>
          <w:sz w:val="22"/>
          <w:szCs w:val="22"/>
        </w:rPr>
      </w:pPr>
      <w:r w:rsidRPr="4EC72FC1">
        <w:rPr>
          <w:rFonts w:ascii="Arial" w:eastAsia="Arial" w:hAnsi="Arial" w:cs="Arial"/>
          <w:b/>
          <w:bCs/>
          <w:noProof w:val="0"/>
          <w:sz w:val="22"/>
          <w:szCs w:val="22"/>
        </w:rPr>
        <w:t>Періодичні програмні звіти</w:t>
      </w:r>
      <w:r>
        <w:br/>
      </w:r>
      <w:r w:rsidRPr="4EC72FC1">
        <w:rPr>
          <w:rFonts w:ascii="Arial" w:eastAsia="Arial" w:hAnsi="Arial" w:cs="Arial"/>
          <w:noProof w:val="0"/>
          <w:sz w:val="22"/>
          <w:szCs w:val="22"/>
        </w:rPr>
        <w:t>Подаються під час реалізації проєкту відповідно до графіка, зазначеного в грантовій угоді. Ці звіти описуватимуть прогрес, виявлені проблеми, заходи для їх вирішення та заплановану діяльність на наступний період. </w:t>
      </w:r>
    </w:p>
    <w:p w14:paraId="2BB4CDDE" w14:textId="77777777" w:rsidR="00A0030A" w:rsidRPr="00A0030A" w:rsidRDefault="00A0030A" w:rsidP="00A0030A">
      <w:pPr>
        <w:numPr>
          <w:ilvl w:val="0"/>
          <w:numId w:val="22"/>
        </w:numPr>
        <w:spacing w:before="240" w:after="240" w:line="278" w:lineRule="auto"/>
        <w:rPr>
          <w:rFonts w:ascii="Arial" w:eastAsia="Arial" w:hAnsi="Arial" w:cs="Arial"/>
          <w:noProof w:val="0"/>
          <w:sz w:val="22"/>
          <w:szCs w:val="22"/>
        </w:rPr>
      </w:pPr>
      <w:r w:rsidRPr="4EC72FC1">
        <w:rPr>
          <w:rFonts w:ascii="Arial" w:eastAsia="Arial" w:hAnsi="Arial" w:cs="Arial"/>
          <w:b/>
          <w:bCs/>
          <w:noProof w:val="0"/>
          <w:sz w:val="22"/>
          <w:szCs w:val="22"/>
        </w:rPr>
        <w:t>Фінальний програмний звіт</w:t>
      </w:r>
      <w:r>
        <w:br/>
      </w:r>
      <w:r w:rsidRPr="4EC72FC1">
        <w:rPr>
          <w:rFonts w:ascii="Arial" w:eastAsia="Arial" w:hAnsi="Arial" w:cs="Arial"/>
          <w:noProof w:val="0"/>
          <w:sz w:val="22"/>
          <w:szCs w:val="22"/>
        </w:rPr>
        <w:t>Опис того, як були досягнуті цілі та завдання проєкту, ключові результати та отримані уроки, включно з проблемами та рішеннями під час реалізації.</w:t>
      </w:r>
    </w:p>
    <w:p w14:paraId="17A83C37" w14:textId="591B05EC" w:rsidR="009857E9" w:rsidRPr="00580110" w:rsidRDefault="00A0030A" w:rsidP="00580110">
      <w:pPr>
        <w:numPr>
          <w:ilvl w:val="0"/>
          <w:numId w:val="22"/>
        </w:numPr>
        <w:spacing w:before="240" w:after="240" w:line="278" w:lineRule="auto"/>
        <w:rPr>
          <w:rFonts w:ascii="Arial" w:eastAsia="Arial" w:hAnsi="Arial" w:cs="Arial"/>
          <w:noProof w:val="0"/>
          <w:sz w:val="22"/>
          <w:szCs w:val="22"/>
        </w:rPr>
      </w:pPr>
      <w:r w:rsidRPr="4EC72FC1">
        <w:rPr>
          <w:rFonts w:ascii="Arial" w:eastAsia="Arial" w:hAnsi="Arial" w:cs="Arial"/>
          <w:b/>
          <w:bCs/>
          <w:noProof w:val="0"/>
          <w:sz w:val="22"/>
          <w:szCs w:val="22"/>
        </w:rPr>
        <w:t>Фінансові звіти</w:t>
      </w:r>
      <w:r>
        <w:br/>
      </w:r>
      <w:r w:rsidRPr="4EC72FC1">
        <w:rPr>
          <w:rFonts w:ascii="Arial" w:eastAsia="Arial" w:hAnsi="Arial" w:cs="Arial"/>
          <w:noProof w:val="0"/>
          <w:sz w:val="22"/>
          <w:szCs w:val="22"/>
        </w:rPr>
        <w:t xml:space="preserve">Подання відповідно до графіка, зазначеного в грантовій угоді. Типи та частота фінансової звітності залежатимуть від типу гранту, тривалості проєкту та суми фінансування. Обов’язковим є детальний </w:t>
      </w:r>
      <w:r w:rsidRPr="4EC72FC1">
        <w:rPr>
          <w:rFonts w:ascii="Arial" w:eastAsia="Arial" w:hAnsi="Arial" w:cs="Arial"/>
          <w:b/>
          <w:bCs/>
          <w:noProof w:val="0"/>
          <w:sz w:val="22"/>
          <w:szCs w:val="22"/>
        </w:rPr>
        <w:t>фінальний фінансовий звіт</w:t>
      </w:r>
      <w:r w:rsidRPr="4EC72FC1">
        <w:rPr>
          <w:rFonts w:ascii="Arial" w:eastAsia="Arial" w:hAnsi="Arial" w:cs="Arial"/>
          <w:noProof w:val="0"/>
          <w:sz w:val="22"/>
          <w:szCs w:val="22"/>
        </w:rPr>
        <w:t>. </w:t>
      </w:r>
    </w:p>
    <w:sectPr w:rsidR="009857E9" w:rsidRPr="00580110">
      <w:headerReference w:type="default" r:id="rId19"/>
      <w:footerReference w:type="default" r:id="rId20"/>
      <w:headerReference w:type="first" r:id="rId21"/>
      <w:footerReference w:type="first" r:id="rId22"/>
      <w:pgSz w:w="12240" w:h="15840"/>
      <w:pgMar w:top="1440" w:right="81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82FD2" w14:textId="77777777" w:rsidR="000322B3" w:rsidRDefault="000322B3">
      <w:pPr>
        <w:spacing w:after="0" w:line="240" w:lineRule="auto"/>
      </w:pPr>
      <w:r>
        <w:separator/>
      </w:r>
    </w:p>
  </w:endnote>
  <w:endnote w:type="continuationSeparator" w:id="0">
    <w:p w14:paraId="5CF93043" w14:textId="77777777" w:rsidR="000322B3" w:rsidRDefault="00032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4D22BCC" w14:paraId="77D91F80" w14:textId="77777777" w:rsidTr="4EC72FC1">
      <w:trPr>
        <w:trHeight w:val="300"/>
      </w:trPr>
      <w:tc>
        <w:tcPr>
          <w:tcW w:w="3120" w:type="dxa"/>
        </w:tcPr>
        <w:p w14:paraId="3DBAC343" w14:textId="13151077" w:rsidR="64D22BCC" w:rsidRDefault="64D22BCC" w:rsidP="64D22BCC">
          <w:pPr>
            <w:pStyle w:val="Header"/>
            <w:ind w:left="-115"/>
          </w:pPr>
        </w:p>
      </w:tc>
      <w:tc>
        <w:tcPr>
          <w:tcW w:w="3120" w:type="dxa"/>
        </w:tcPr>
        <w:p w14:paraId="7CF87F55" w14:textId="0C33334B" w:rsidR="64D22BCC" w:rsidRDefault="64D22BCC" w:rsidP="64D22BCC">
          <w:pPr>
            <w:pStyle w:val="Header"/>
            <w:jc w:val="center"/>
          </w:pPr>
        </w:p>
      </w:tc>
      <w:tc>
        <w:tcPr>
          <w:tcW w:w="3120" w:type="dxa"/>
        </w:tcPr>
        <w:p w14:paraId="32206A85" w14:textId="3F2275E7" w:rsidR="64D22BCC" w:rsidRDefault="64D22BCC" w:rsidP="64D22BCC">
          <w:pPr>
            <w:pStyle w:val="Header"/>
            <w:ind w:right="-115"/>
            <w:jc w:val="right"/>
          </w:pPr>
        </w:p>
      </w:tc>
    </w:tr>
  </w:tbl>
  <w:p w14:paraId="453733CC" w14:textId="4C15F5C6" w:rsidR="64D22BCC" w:rsidRDefault="64D22BCC" w:rsidP="64D22B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58217549" w14:paraId="5D755E67" w14:textId="77777777" w:rsidTr="4EC72FC1">
      <w:trPr>
        <w:trHeight w:val="300"/>
      </w:trPr>
      <w:tc>
        <w:tcPr>
          <w:tcW w:w="3210" w:type="dxa"/>
        </w:tcPr>
        <w:p w14:paraId="2E4AD244" w14:textId="65349F08" w:rsidR="58217549" w:rsidRDefault="58217549" w:rsidP="58217549">
          <w:pPr>
            <w:pStyle w:val="Header"/>
            <w:ind w:left="-115"/>
          </w:pPr>
        </w:p>
      </w:tc>
      <w:tc>
        <w:tcPr>
          <w:tcW w:w="3210" w:type="dxa"/>
        </w:tcPr>
        <w:p w14:paraId="2C8A5671" w14:textId="1FF0DCDD" w:rsidR="58217549" w:rsidRDefault="58217549" w:rsidP="58217549">
          <w:pPr>
            <w:pStyle w:val="Header"/>
            <w:jc w:val="center"/>
          </w:pPr>
        </w:p>
      </w:tc>
      <w:tc>
        <w:tcPr>
          <w:tcW w:w="3210" w:type="dxa"/>
        </w:tcPr>
        <w:p w14:paraId="34382995" w14:textId="0E733C77" w:rsidR="58217549" w:rsidRDefault="58217549" w:rsidP="58217549">
          <w:pPr>
            <w:pStyle w:val="Header"/>
            <w:ind w:right="-115"/>
            <w:jc w:val="right"/>
          </w:pPr>
        </w:p>
      </w:tc>
    </w:tr>
  </w:tbl>
  <w:p w14:paraId="5BBC4207" w14:textId="5DEF4CA8" w:rsidR="58217549" w:rsidRDefault="58217549" w:rsidP="582175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4D129" w14:textId="77777777" w:rsidR="000322B3" w:rsidRDefault="000322B3">
      <w:pPr>
        <w:spacing w:after="0" w:line="240" w:lineRule="auto"/>
      </w:pPr>
      <w:r>
        <w:separator/>
      </w:r>
    </w:p>
  </w:footnote>
  <w:footnote w:type="continuationSeparator" w:id="0">
    <w:p w14:paraId="4AD28CAC" w14:textId="77777777" w:rsidR="000322B3" w:rsidRDefault="00032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4D22BCC" w14:paraId="7BDCEF8E" w14:textId="77777777" w:rsidTr="4EC72FC1">
      <w:trPr>
        <w:trHeight w:val="300"/>
      </w:trPr>
      <w:tc>
        <w:tcPr>
          <w:tcW w:w="3120" w:type="dxa"/>
        </w:tcPr>
        <w:p w14:paraId="78771AF9" w14:textId="047DCF7F" w:rsidR="64D22BCC" w:rsidRDefault="64D22BCC" w:rsidP="64D22BCC">
          <w:pPr>
            <w:pStyle w:val="Header"/>
            <w:ind w:left="-115"/>
          </w:pPr>
        </w:p>
      </w:tc>
      <w:tc>
        <w:tcPr>
          <w:tcW w:w="3120" w:type="dxa"/>
        </w:tcPr>
        <w:p w14:paraId="01CBA575" w14:textId="63134DDE" w:rsidR="64D22BCC" w:rsidRDefault="64D22BCC" w:rsidP="64D22BCC">
          <w:pPr>
            <w:pStyle w:val="Header"/>
            <w:jc w:val="center"/>
          </w:pPr>
        </w:p>
      </w:tc>
      <w:tc>
        <w:tcPr>
          <w:tcW w:w="3120" w:type="dxa"/>
        </w:tcPr>
        <w:p w14:paraId="22D11006" w14:textId="6B727666" w:rsidR="64D22BCC" w:rsidRDefault="64D22BCC" w:rsidP="64D22BCC">
          <w:pPr>
            <w:pStyle w:val="Header"/>
            <w:ind w:right="-115"/>
            <w:jc w:val="right"/>
          </w:pPr>
        </w:p>
      </w:tc>
    </w:tr>
  </w:tbl>
  <w:p w14:paraId="59735E65" w14:textId="603DC15C" w:rsidR="64D22BCC" w:rsidRDefault="64D22BCC" w:rsidP="64D22B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58217549" w14:paraId="0175F0C1" w14:textId="77777777" w:rsidTr="4EC72FC1">
      <w:trPr>
        <w:trHeight w:val="300"/>
      </w:trPr>
      <w:tc>
        <w:tcPr>
          <w:tcW w:w="3210" w:type="dxa"/>
        </w:tcPr>
        <w:p w14:paraId="76B95829" w14:textId="0C99C8C8" w:rsidR="58217549" w:rsidRDefault="4EC72FC1" w:rsidP="58217549">
          <w:pPr>
            <w:pStyle w:val="Header"/>
            <w:ind w:left="-115"/>
          </w:pPr>
          <w:r>
            <w:drawing>
              <wp:inline distT="0" distB="0" distL="0" distR="0" wp14:anchorId="3A26B778" wp14:editId="5C9EC4F8">
                <wp:extent cx="1353429" cy="835224"/>
                <wp:effectExtent l="0" t="0" r="0" b="0"/>
                <wp:docPr id="1824757139" name="drawing">
                  <a:extLst xmlns:a="http://schemas.openxmlformats.org/drawingml/2006/main">
                    <a:ext uri="{FF2B5EF4-FFF2-40B4-BE49-F238E27FC236}">
                      <a16:creationId xmlns:a16="http://schemas.microsoft.com/office/drawing/2014/main" id="{005D9AA9-10CF-44D1-B631-3167E4453B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60008" name="Picture 1816860008"/>
                        <pic:cNvPicPr/>
                      </pic:nvPicPr>
                      <pic:blipFill>
                        <a:blip r:embed="rId1">
                          <a:extLst>
                            <a:ext uri="{28A0092B-C50C-407E-A947-70E740481C1C}">
                              <a14:useLocalDpi xmlns:a14="http://schemas.microsoft.com/office/drawing/2010/main"/>
                            </a:ext>
                          </a:extLst>
                        </a:blip>
                        <a:stretch>
                          <a:fillRect/>
                        </a:stretch>
                      </pic:blipFill>
                      <pic:spPr>
                        <a:xfrm>
                          <a:off x="0" y="0"/>
                          <a:ext cx="1353429" cy="835224"/>
                        </a:xfrm>
                        <a:prstGeom prst="rect">
                          <a:avLst/>
                        </a:prstGeom>
                      </pic:spPr>
                    </pic:pic>
                  </a:graphicData>
                </a:graphic>
              </wp:inline>
            </w:drawing>
          </w:r>
        </w:p>
      </w:tc>
      <w:tc>
        <w:tcPr>
          <w:tcW w:w="3210" w:type="dxa"/>
        </w:tcPr>
        <w:p w14:paraId="6B413D10" w14:textId="0CB773F8" w:rsidR="58217549" w:rsidRDefault="58217549" w:rsidP="58217549">
          <w:pPr>
            <w:pStyle w:val="Header"/>
            <w:jc w:val="center"/>
          </w:pPr>
        </w:p>
      </w:tc>
      <w:tc>
        <w:tcPr>
          <w:tcW w:w="3210" w:type="dxa"/>
        </w:tcPr>
        <w:p w14:paraId="3B645963" w14:textId="2BB36104" w:rsidR="58217549" w:rsidRDefault="58217549" w:rsidP="58217549">
          <w:pPr>
            <w:pStyle w:val="Header"/>
            <w:ind w:right="-115"/>
            <w:jc w:val="right"/>
          </w:pPr>
        </w:p>
      </w:tc>
    </w:tr>
  </w:tbl>
  <w:p w14:paraId="41D0AAAE" w14:textId="1E2CA3D3" w:rsidR="58217549" w:rsidRDefault="58217549" w:rsidP="58217549">
    <w:pPr>
      <w:pStyle w:val="Header"/>
    </w:pPr>
  </w:p>
</w:hdr>
</file>

<file path=word/intelligence2.xml><?xml version="1.0" encoding="utf-8"?>
<int2:intelligence xmlns:int2="http://schemas.microsoft.com/office/intelligence/2020/intelligence" xmlns:oel="http://schemas.microsoft.com/office/2019/extlst">
  <int2:observations>
    <int2:textHash int2:hashCode="Zn6DoEyOeYegjA" int2:id="OBnJaJvE">
      <int2:state int2:value="Rejected" int2:type="spell"/>
    </int2:textHash>
    <int2:textHash int2:hashCode="LEWUPp+NMyB4bn" int2:id="aI1iqZHh">
      <int2:state int2:value="Rejected" int2:type="spell"/>
    </int2:textHash>
    <int2:textHash int2:hashCode="pcfAIaVxZPY4RR" int2:id="iL3QAnu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2236"/>
    <w:multiLevelType w:val="hybridMultilevel"/>
    <w:tmpl w:val="D2BCF586"/>
    <w:lvl w:ilvl="0" w:tplc="ADECA39A">
      <w:start w:val="1"/>
      <w:numFmt w:val="bullet"/>
      <w:lvlText w:val=""/>
      <w:lvlJc w:val="left"/>
      <w:pPr>
        <w:ind w:left="720" w:hanging="360"/>
      </w:pPr>
      <w:rPr>
        <w:rFonts w:ascii="Symbol" w:hAnsi="Symbol" w:hint="default"/>
      </w:rPr>
    </w:lvl>
    <w:lvl w:ilvl="1" w:tplc="DB68D5DA">
      <w:start w:val="1"/>
      <w:numFmt w:val="bullet"/>
      <w:lvlText w:val="o"/>
      <w:lvlJc w:val="left"/>
      <w:pPr>
        <w:ind w:left="1440" w:hanging="360"/>
      </w:pPr>
      <w:rPr>
        <w:rFonts w:ascii="Courier New" w:hAnsi="Courier New" w:hint="default"/>
      </w:rPr>
    </w:lvl>
    <w:lvl w:ilvl="2" w:tplc="84400B3E">
      <w:start w:val="1"/>
      <w:numFmt w:val="bullet"/>
      <w:lvlText w:val=""/>
      <w:lvlJc w:val="left"/>
      <w:pPr>
        <w:ind w:left="2160" w:hanging="360"/>
      </w:pPr>
      <w:rPr>
        <w:rFonts w:ascii="Wingdings" w:hAnsi="Wingdings" w:hint="default"/>
      </w:rPr>
    </w:lvl>
    <w:lvl w:ilvl="3" w:tplc="AD88C626">
      <w:start w:val="1"/>
      <w:numFmt w:val="bullet"/>
      <w:lvlText w:val=""/>
      <w:lvlJc w:val="left"/>
      <w:pPr>
        <w:ind w:left="2880" w:hanging="360"/>
      </w:pPr>
      <w:rPr>
        <w:rFonts w:ascii="Symbol" w:hAnsi="Symbol" w:hint="default"/>
      </w:rPr>
    </w:lvl>
    <w:lvl w:ilvl="4" w:tplc="3E745022">
      <w:start w:val="1"/>
      <w:numFmt w:val="bullet"/>
      <w:lvlText w:val="o"/>
      <w:lvlJc w:val="left"/>
      <w:pPr>
        <w:ind w:left="3600" w:hanging="360"/>
      </w:pPr>
      <w:rPr>
        <w:rFonts w:ascii="Courier New" w:hAnsi="Courier New" w:hint="default"/>
      </w:rPr>
    </w:lvl>
    <w:lvl w:ilvl="5" w:tplc="8C3086E2">
      <w:start w:val="1"/>
      <w:numFmt w:val="bullet"/>
      <w:lvlText w:val=""/>
      <w:lvlJc w:val="left"/>
      <w:pPr>
        <w:ind w:left="4320" w:hanging="360"/>
      </w:pPr>
      <w:rPr>
        <w:rFonts w:ascii="Wingdings" w:hAnsi="Wingdings" w:hint="default"/>
      </w:rPr>
    </w:lvl>
    <w:lvl w:ilvl="6" w:tplc="21D08F2E">
      <w:start w:val="1"/>
      <w:numFmt w:val="bullet"/>
      <w:lvlText w:val=""/>
      <w:lvlJc w:val="left"/>
      <w:pPr>
        <w:ind w:left="5040" w:hanging="360"/>
      </w:pPr>
      <w:rPr>
        <w:rFonts w:ascii="Symbol" w:hAnsi="Symbol" w:hint="default"/>
      </w:rPr>
    </w:lvl>
    <w:lvl w:ilvl="7" w:tplc="40E2A372">
      <w:start w:val="1"/>
      <w:numFmt w:val="bullet"/>
      <w:lvlText w:val="o"/>
      <w:lvlJc w:val="left"/>
      <w:pPr>
        <w:ind w:left="5760" w:hanging="360"/>
      </w:pPr>
      <w:rPr>
        <w:rFonts w:ascii="Courier New" w:hAnsi="Courier New" w:hint="default"/>
      </w:rPr>
    </w:lvl>
    <w:lvl w:ilvl="8" w:tplc="FF1461B4">
      <w:start w:val="1"/>
      <w:numFmt w:val="bullet"/>
      <w:lvlText w:val=""/>
      <w:lvlJc w:val="left"/>
      <w:pPr>
        <w:ind w:left="6480" w:hanging="360"/>
      </w:pPr>
      <w:rPr>
        <w:rFonts w:ascii="Wingdings" w:hAnsi="Wingdings" w:hint="default"/>
      </w:rPr>
    </w:lvl>
  </w:abstractNum>
  <w:abstractNum w:abstractNumId="1" w15:restartNumberingAfterBreak="0">
    <w:nsid w:val="07D84574"/>
    <w:multiLevelType w:val="hybridMultilevel"/>
    <w:tmpl w:val="0C38465E"/>
    <w:lvl w:ilvl="0" w:tplc="D70ECC96">
      <w:start w:val="1"/>
      <w:numFmt w:val="bullet"/>
      <w:lvlText w:val="·"/>
      <w:lvlJc w:val="left"/>
      <w:pPr>
        <w:ind w:left="720" w:hanging="360"/>
      </w:pPr>
      <w:rPr>
        <w:rFonts w:ascii="Symbol" w:hAnsi="Symbol" w:hint="default"/>
      </w:rPr>
    </w:lvl>
    <w:lvl w:ilvl="1" w:tplc="41EECF12">
      <w:start w:val="1"/>
      <w:numFmt w:val="bullet"/>
      <w:lvlText w:val="o"/>
      <w:lvlJc w:val="left"/>
      <w:pPr>
        <w:ind w:left="1440" w:hanging="360"/>
      </w:pPr>
      <w:rPr>
        <w:rFonts w:ascii="Courier New" w:hAnsi="Courier New" w:hint="default"/>
      </w:rPr>
    </w:lvl>
    <w:lvl w:ilvl="2" w:tplc="92FAF002">
      <w:start w:val="1"/>
      <w:numFmt w:val="bullet"/>
      <w:lvlText w:val=""/>
      <w:lvlJc w:val="left"/>
      <w:pPr>
        <w:ind w:left="2160" w:hanging="360"/>
      </w:pPr>
      <w:rPr>
        <w:rFonts w:ascii="Wingdings" w:hAnsi="Wingdings" w:hint="default"/>
      </w:rPr>
    </w:lvl>
    <w:lvl w:ilvl="3" w:tplc="FF8C66CE">
      <w:start w:val="1"/>
      <w:numFmt w:val="bullet"/>
      <w:lvlText w:val=""/>
      <w:lvlJc w:val="left"/>
      <w:pPr>
        <w:ind w:left="2880" w:hanging="360"/>
      </w:pPr>
      <w:rPr>
        <w:rFonts w:ascii="Symbol" w:hAnsi="Symbol" w:hint="default"/>
      </w:rPr>
    </w:lvl>
    <w:lvl w:ilvl="4" w:tplc="726610DE">
      <w:start w:val="1"/>
      <w:numFmt w:val="bullet"/>
      <w:lvlText w:val="o"/>
      <w:lvlJc w:val="left"/>
      <w:pPr>
        <w:ind w:left="3600" w:hanging="360"/>
      </w:pPr>
      <w:rPr>
        <w:rFonts w:ascii="Courier New" w:hAnsi="Courier New" w:hint="default"/>
      </w:rPr>
    </w:lvl>
    <w:lvl w:ilvl="5" w:tplc="7A6618A2">
      <w:start w:val="1"/>
      <w:numFmt w:val="bullet"/>
      <w:lvlText w:val=""/>
      <w:lvlJc w:val="left"/>
      <w:pPr>
        <w:ind w:left="4320" w:hanging="360"/>
      </w:pPr>
      <w:rPr>
        <w:rFonts w:ascii="Wingdings" w:hAnsi="Wingdings" w:hint="default"/>
      </w:rPr>
    </w:lvl>
    <w:lvl w:ilvl="6" w:tplc="7AB87DB2">
      <w:start w:val="1"/>
      <w:numFmt w:val="bullet"/>
      <w:lvlText w:val=""/>
      <w:lvlJc w:val="left"/>
      <w:pPr>
        <w:ind w:left="5040" w:hanging="360"/>
      </w:pPr>
      <w:rPr>
        <w:rFonts w:ascii="Symbol" w:hAnsi="Symbol" w:hint="default"/>
      </w:rPr>
    </w:lvl>
    <w:lvl w:ilvl="7" w:tplc="858CC3B8">
      <w:start w:val="1"/>
      <w:numFmt w:val="bullet"/>
      <w:lvlText w:val="o"/>
      <w:lvlJc w:val="left"/>
      <w:pPr>
        <w:ind w:left="5760" w:hanging="360"/>
      </w:pPr>
      <w:rPr>
        <w:rFonts w:ascii="Courier New" w:hAnsi="Courier New" w:hint="default"/>
      </w:rPr>
    </w:lvl>
    <w:lvl w:ilvl="8" w:tplc="E6B07FA0">
      <w:start w:val="1"/>
      <w:numFmt w:val="bullet"/>
      <w:lvlText w:val=""/>
      <w:lvlJc w:val="left"/>
      <w:pPr>
        <w:ind w:left="6480" w:hanging="360"/>
      </w:pPr>
      <w:rPr>
        <w:rFonts w:ascii="Wingdings" w:hAnsi="Wingdings" w:hint="default"/>
      </w:rPr>
    </w:lvl>
  </w:abstractNum>
  <w:abstractNum w:abstractNumId="2" w15:restartNumberingAfterBreak="0">
    <w:nsid w:val="0FE3CED4"/>
    <w:multiLevelType w:val="hybridMultilevel"/>
    <w:tmpl w:val="22FEBFBE"/>
    <w:lvl w:ilvl="0" w:tplc="4CACC2BE">
      <w:start w:val="1"/>
      <w:numFmt w:val="bullet"/>
      <w:lvlText w:val=""/>
      <w:lvlJc w:val="left"/>
      <w:pPr>
        <w:ind w:left="720" w:hanging="360"/>
      </w:pPr>
      <w:rPr>
        <w:rFonts w:ascii="Symbol" w:hAnsi="Symbol" w:hint="default"/>
      </w:rPr>
    </w:lvl>
    <w:lvl w:ilvl="1" w:tplc="8D4873DE">
      <w:start w:val="1"/>
      <w:numFmt w:val="bullet"/>
      <w:lvlText w:val="o"/>
      <w:lvlJc w:val="left"/>
      <w:pPr>
        <w:ind w:left="1440" w:hanging="360"/>
      </w:pPr>
      <w:rPr>
        <w:rFonts w:ascii="Courier New" w:hAnsi="Courier New" w:hint="default"/>
      </w:rPr>
    </w:lvl>
    <w:lvl w:ilvl="2" w:tplc="911A1804">
      <w:start w:val="1"/>
      <w:numFmt w:val="bullet"/>
      <w:lvlText w:val=""/>
      <w:lvlJc w:val="left"/>
      <w:pPr>
        <w:ind w:left="2160" w:hanging="360"/>
      </w:pPr>
      <w:rPr>
        <w:rFonts w:ascii="Wingdings" w:hAnsi="Wingdings" w:hint="default"/>
      </w:rPr>
    </w:lvl>
    <w:lvl w:ilvl="3" w:tplc="B8B458A4">
      <w:start w:val="1"/>
      <w:numFmt w:val="bullet"/>
      <w:lvlText w:val=""/>
      <w:lvlJc w:val="left"/>
      <w:pPr>
        <w:ind w:left="2880" w:hanging="360"/>
      </w:pPr>
      <w:rPr>
        <w:rFonts w:ascii="Symbol" w:hAnsi="Symbol" w:hint="default"/>
      </w:rPr>
    </w:lvl>
    <w:lvl w:ilvl="4" w:tplc="124A248E">
      <w:start w:val="1"/>
      <w:numFmt w:val="bullet"/>
      <w:lvlText w:val="o"/>
      <w:lvlJc w:val="left"/>
      <w:pPr>
        <w:ind w:left="3600" w:hanging="360"/>
      </w:pPr>
      <w:rPr>
        <w:rFonts w:ascii="Courier New" w:hAnsi="Courier New" w:hint="default"/>
      </w:rPr>
    </w:lvl>
    <w:lvl w:ilvl="5" w:tplc="A88EFDCE">
      <w:start w:val="1"/>
      <w:numFmt w:val="bullet"/>
      <w:lvlText w:val=""/>
      <w:lvlJc w:val="left"/>
      <w:pPr>
        <w:ind w:left="4320" w:hanging="360"/>
      </w:pPr>
      <w:rPr>
        <w:rFonts w:ascii="Wingdings" w:hAnsi="Wingdings" w:hint="default"/>
      </w:rPr>
    </w:lvl>
    <w:lvl w:ilvl="6" w:tplc="916AFE8C">
      <w:start w:val="1"/>
      <w:numFmt w:val="bullet"/>
      <w:lvlText w:val=""/>
      <w:lvlJc w:val="left"/>
      <w:pPr>
        <w:ind w:left="5040" w:hanging="360"/>
      </w:pPr>
      <w:rPr>
        <w:rFonts w:ascii="Symbol" w:hAnsi="Symbol" w:hint="default"/>
      </w:rPr>
    </w:lvl>
    <w:lvl w:ilvl="7" w:tplc="E7A07D00">
      <w:start w:val="1"/>
      <w:numFmt w:val="bullet"/>
      <w:lvlText w:val="o"/>
      <w:lvlJc w:val="left"/>
      <w:pPr>
        <w:ind w:left="5760" w:hanging="360"/>
      </w:pPr>
      <w:rPr>
        <w:rFonts w:ascii="Courier New" w:hAnsi="Courier New" w:hint="default"/>
      </w:rPr>
    </w:lvl>
    <w:lvl w:ilvl="8" w:tplc="D58E561C">
      <w:start w:val="1"/>
      <w:numFmt w:val="bullet"/>
      <w:lvlText w:val=""/>
      <w:lvlJc w:val="left"/>
      <w:pPr>
        <w:ind w:left="6480" w:hanging="360"/>
      </w:pPr>
      <w:rPr>
        <w:rFonts w:ascii="Wingdings" w:hAnsi="Wingdings" w:hint="default"/>
      </w:rPr>
    </w:lvl>
  </w:abstractNum>
  <w:abstractNum w:abstractNumId="3" w15:restartNumberingAfterBreak="0">
    <w:nsid w:val="10C49C78"/>
    <w:multiLevelType w:val="hybridMultilevel"/>
    <w:tmpl w:val="BB3EE74A"/>
    <w:lvl w:ilvl="0" w:tplc="80166F12">
      <w:start w:val="1"/>
      <w:numFmt w:val="bullet"/>
      <w:lvlText w:val=""/>
      <w:lvlJc w:val="left"/>
      <w:pPr>
        <w:ind w:left="720" w:hanging="360"/>
      </w:pPr>
      <w:rPr>
        <w:rFonts w:ascii="Symbol" w:hAnsi="Symbol" w:hint="default"/>
      </w:rPr>
    </w:lvl>
    <w:lvl w:ilvl="1" w:tplc="8E328B3E">
      <w:start w:val="1"/>
      <w:numFmt w:val="bullet"/>
      <w:lvlText w:val="o"/>
      <w:lvlJc w:val="left"/>
      <w:pPr>
        <w:ind w:left="1440" w:hanging="360"/>
      </w:pPr>
      <w:rPr>
        <w:rFonts w:ascii="Courier New" w:hAnsi="Courier New" w:hint="default"/>
      </w:rPr>
    </w:lvl>
    <w:lvl w:ilvl="2" w:tplc="5A6C74B6">
      <w:start w:val="1"/>
      <w:numFmt w:val="bullet"/>
      <w:lvlText w:val=""/>
      <w:lvlJc w:val="left"/>
      <w:pPr>
        <w:ind w:left="2160" w:hanging="360"/>
      </w:pPr>
      <w:rPr>
        <w:rFonts w:ascii="Wingdings" w:hAnsi="Wingdings" w:hint="default"/>
      </w:rPr>
    </w:lvl>
    <w:lvl w:ilvl="3" w:tplc="094C10CE">
      <w:start w:val="1"/>
      <w:numFmt w:val="bullet"/>
      <w:lvlText w:val=""/>
      <w:lvlJc w:val="left"/>
      <w:pPr>
        <w:ind w:left="2880" w:hanging="360"/>
      </w:pPr>
      <w:rPr>
        <w:rFonts w:ascii="Symbol" w:hAnsi="Symbol" w:hint="default"/>
      </w:rPr>
    </w:lvl>
    <w:lvl w:ilvl="4" w:tplc="2FA67DCE">
      <w:start w:val="1"/>
      <w:numFmt w:val="bullet"/>
      <w:lvlText w:val="o"/>
      <w:lvlJc w:val="left"/>
      <w:pPr>
        <w:ind w:left="3600" w:hanging="360"/>
      </w:pPr>
      <w:rPr>
        <w:rFonts w:ascii="Courier New" w:hAnsi="Courier New" w:hint="default"/>
      </w:rPr>
    </w:lvl>
    <w:lvl w:ilvl="5" w:tplc="C2ACCDFA">
      <w:start w:val="1"/>
      <w:numFmt w:val="bullet"/>
      <w:lvlText w:val=""/>
      <w:lvlJc w:val="left"/>
      <w:pPr>
        <w:ind w:left="4320" w:hanging="360"/>
      </w:pPr>
      <w:rPr>
        <w:rFonts w:ascii="Wingdings" w:hAnsi="Wingdings" w:hint="default"/>
      </w:rPr>
    </w:lvl>
    <w:lvl w:ilvl="6" w:tplc="6FF69D36">
      <w:start w:val="1"/>
      <w:numFmt w:val="bullet"/>
      <w:lvlText w:val=""/>
      <w:lvlJc w:val="left"/>
      <w:pPr>
        <w:ind w:left="5040" w:hanging="360"/>
      </w:pPr>
      <w:rPr>
        <w:rFonts w:ascii="Symbol" w:hAnsi="Symbol" w:hint="default"/>
      </w:rPr>
    </w:lvl>
    <w:lvl w:ilvl="7" w:tplc="C9B00C60">
      <w:start w:val="1"/>
      <w:numFmt w:val="bullet"/>
      <w:lvlText w:val="o"/>
      <w:lvlJc w:val="left"/>
      <w:pPr>
        <w:ind w:left="5760" w:hanging="360"/>
      </w:pPr>
      <w:rPr>
        <w:rFonts w:ascii="Courier New" w:hAnsi="Courier New" w:hint="default"/>
      </w:rPr>
    </w:lvl>
    <w:lvl w:ilvl="8" w:tplc="16D2FFCE">
      <w:start w:val="1"/>
      <w:numFmt w:val="bullet"/>
      <w:lvlText w:val=""/>
      <w:lvlJc w:val="left"/>
      <w:pPr>
        <w:ind w:left="6480" w:hanging="360"/>
      </w:pPr>
      <w:rPr>
        <w:rFonts w:ascii="Wingdings" w:hAnsi="Wingdings" w:hint="default"/>
      </w:rPr>
    </w:lvl>
  </w:abstractNum>
  <w:abstractNum w:abstractNumId="4" w15:restartNumberingAfterBreak="0">
    <w:nsid w:val="17921F05"/>
    <w:multiLevelType w:val="hybridMultilevel"/>
    <w:tmpl w:val="C02AA8F2"/>
    <w:lvl w:ilvl="0" w:tplc="BEB850FC">
      <w:start w:val="1"/>
      <w:numFmt w:val="bullet"/>
      <w:lvlText w:val=""/>
      <w:lvlJc w:val="left"/>
      <w:pPr>
        <w:ind w:left="720" w:hanging="360"/>
      </w:pPr>
      <w:rPr>
        <w:rFonts w:ascii="Symbol" w:hAnsi="Symbol" w:hint="default"/>
      </w:rPr>
    </w:lvl>
    <w:lvl w:ilvl="1" w:tplc="5C6AD5D6">
      <w:start w:val="1"/>
      <w:numFmt w:val="bullet"/>
      <w:lvlText w:val="o"/>
      <w:lvlJc w:val="left"/>
      <w:pPr>
        <w:ind w:left="1440" w:hanging="360"/>
      </w:pPr>
      <w:rPr>
        <w:rFonts w:ascii="Courier New" w:hAnsi="Courier New" w:hint="default"/>
      </w:rPr>
    </w:lvl>
    <w:lvl w:ilvl="2" w:tplc="2C809870">
      <w:start w:val="1"/>
      <w:numFmt w:val="bullet"/>
      <w:lvlText w:val=""/>
      <w:lvlJc w:val="left"/>
      <w:pPr>
        <w:ind w:left="2160" w:hanging="360"/>
      </w:pPr>
      <w:rPr>
        <w:rFonts w:ascii="Wingdings" w:hAnsi="Wingdings" w:hint="default"/>
      </w:rPr>
    </w:lvl>
    <w:lvl w:ilvl="3" w:tplc="70FE258E">
      <w:start w:val="1"/>
      <w:numFmt w:val="bullet"/>
      <w:lvlText w:val=""/>
      <w:lvlJc w:val="left"/>
      <w:pPr>
        <w:ind w:left="2880" w:hanging="360"/>
      </w:pPr>
      <w:rPr>
        <w:rFonts w:ascii="Symbol" w:hAnsi="Symbol" w:hint="default"/>
      </w:rPr>
    </w:lvl>
    <w:lvl w:ilvl="4" w:tplc="15EC43C2">
      <w:start w:val="1"/>
      <w:numFmt w:val="bullet"/>
      <w:lvlText w:val="o"/>
      <w:lvlJc w:val="left"/>
      <w:pPr>
        <w:ind w:left="3600" w:hanging="360"/>
      </w:pPr>
      <w:rPr>
        <w:rFonts w:ascii="Courier New" w:hAnsi="Courier New" w:hint="default"/>
      </w:rPr>
    </w:lvl>
    <w:lvl w:ilvl="5" w:tplc="D58E3E64">
      <w:start w:val="1"/>
      <w:numFmt w:val="bullet"/>
      <w:lvlText w:val=""/>
      <w:lvlJc w:val="left"/>
      <w:pPr>
        <w:ind w:left="4320" w:hanging="360"/>
      </w:pPr>
      <w:rPr>
        <w:rFonts w:ascii="Wingdings" w:hAnsi="Wingdings" w:hint="default"/>
      </w:rPr>
    </w:lvl>
    <w:lvl w:ilvl="6" w:tplc="ECD8AFCC">
      <w:start w:val="1"/>
      <w:numFmt w:val="bullet"/>
      <w:lvlText w:val=""/>
      <w:lvlJc w:val="left"/>
      <w:pPr>
        <w:ind w:left="5040" w:hanging="360"/>
      </w:pPr>
      <w:rPr>
        <w:rFonts w:ascii="Symbol" w:hAnsi="Symbol" w:hint="default"/>
      </w:rPr>
    </w:lvl>
    <w:lvl w:ilvl="7" w:tplc="CFAA3FC8">
      <w:start w:val="1"/>
      <w:numFmt w:val="bullet"/>
      <w:lvlText w:val="o"/>
      <w:lvlJc w:val="left"/>
      <w:pPr>
        <w:ind w:left="5760" w:hanging="360"/>
      </w:pPr>
      <w:rPr>
        <w:rFonts w:ascii="Courier New" w:hAnsi="Courier New" w:hint="default"/>
      </w:rPr>
    </w:lvl>
    <w:lvl w:ilvl="8" w:tplc="2B8E7662">
      <w:start w:val="1"/>
      <w:numFmt w:val="bullet"/>
      <w:lvlText w:val=""/>
      <w:lvlJc w:val="left"/>
      <w:pPr>
        <w:ind w:left="6480" w:hanging="360"/>
      </w:pPr>
      <w:rPr>
        <w:rFonts w:ascii="Wingdings" w:hAnsi="Wingdings" w:hint="default"/>
      </w:rPr>
    </w:lvl>
  </w:abstractNum>
  <w:abstractNum w:abstractNumId="5" w15:restartNumberingAfterBreak="0">
    <w:nsid w:val="179EC843"/>
    <w:multiLevelType w:val="hybridMultilevel"/>
    <w:tmpl w:val="95E4C66C"/>
    <w:lvl w:ilvl="0" w:tplc="B37ACA66">
      <w:start w:val="1"/>
      <w:numFmt w:val="decimal"/>
      <w:lvlText w:val="%1."/>
      <w:lvlJc w:val="left"/>
      <w:pPr>
        <w:ind w:left="720" w:hanging="360"/>
      </w:pPr>
    </w:lvl>
    <w:lvl w:ilvl="1" w:tplc="216ECA3E">
      <w:start w:val="1"/>
      <w:numFmt w:val="lowerLetter"/>
      <w:lvlText w:val="%2."/>
      <w:lvlJc w:val="left"/>
      <w:pPr>
        <w:ind w:left="1440" w:hanging="360"/>
      </w:pPr>
    </w:lvl>
    <w:lvl w:ilvl="2" w:tplc="24D2198A">
      <w:start w:val="1"/>
      <w:numFmt w:val="lowerRoman"/>
      <w:lvlText w:val="%3."/>
      <w:lvlJc w:val="right"/>
      <w:pPr>
        <w:ind w:left="2160" w:hanging="180"/>
      </w:pPr>
    </w:lvl>
    <w:lvl w:ilvl="3" w:tplc="2C90EB44">
      <w:start w:val="1"/>
      <w:numFmt w:val="decimal"/>
      <w:lvlText w:val="%4."/>
      <w:lvlJc w:val="left"/>
      <w:pPr>
        <w:ind w:left="2880" w:hanging="360"/>
      </w:pPr>
    </w:lvl>
    <w:lvl w:ilvl="4" w:tplc="1BB2D146">
      <w:start w:val="1"/>
      <w:numFmt w:val="lowerLetter"/>
      <w:lvlText w:val="%5."/>
      <w:lvlJc w:val="left"/>
      <w:pPr>
        <w:ind w:left="3600" w:hanging="360"/>
      </w:pPr>
    </w:lvl>
    <w:lvl w:ilvl="5" w:tplc="FB8CDCB6">
      <w:start w:val="1"/>
      <w:numFmt w:val="lowerRoman"/>
      <w:lvlText w:val="%6."/>
      <w:lvlJc w:val="right"/>
      <w:pPr>
        <w:ind w:left="4320" w:hanging="180"/>
      </w:pPr>
    </w:lvl>
    <w:lvl w:ilvl="6" w:tplc="E1E4657E">
      <w:start w:val="1"/>
      <w:numFmt w:val="decimal"/>
      <w:lvlText w:val="%7."/>
      <w:lvlJc w:val="left"/>
      <w:pPr>
        <w:ind w:left="5040" w:hanging="360"/>
      </w:pPr>
    </w:lvl>
    <w:lvl w:ilvl="7" w:tplc="F7120038">
      <w:start w:val="1"/>
      <w:numFmt w:val="lowerLetter"/>
      <w:lvlText w:val="%8."/>
      <w:lvlJc w:val="left"/>
      <w:pPr>
        <w:ind w:left="5760" w:hanging="360"/>
      </w:pPr>
    </w:lvl>
    <w:lvl w:ilvl="8" w:tplc="E4D8F052">
      <w:start w:val="1"/>
      <w:numFmt w:val="lowerRoman"/>
      <w:lvlText w:val="%9."/>
      <w:lvlJc w:val="right"/>
      <w:pPr>
        <w:ind w:left="6480" w:hanging="180"/>
      </w:pPr>
    </w:lvl>
  </w:abstractNum>
  <w:abstractNum w:abstractNumId="6" w15:restartNumberingAfterBreak="0">
    <w:nsid w:val="17F07A2B"/>
    <w:multiLevelType w:val="hybridMultilevel"/>
    <w:tmpl w:val="44EEB7C4"/>
    <w:lvl w:ilvl="0" w:tplc="6EC8905C">
      <w:start w:val="1"/>
      <w:numFmt w:val="bullet"/>
      <w:lvlText w:val=""/>
      <w:lvlJc w:val="left"/>
      <w:pPr>
        <w:ind w:left="720" w:hanging="360"/>
      </w:pPr>
      <w:rPr>
        <w:rFonts w:ascii="Symbol" w:hAnsi="Symbol" w:hint="default"/>
      </w:rPr>
    </w:lvl>
    <w:lvl w:ilvl="1" w:tplc="7E006A18">
      <w:start w:val="1"/>
      <w:numFmt w:val="bullet"/>
      <w:lvlText w:val="o"/>
      <w:lvlJc w:val="left"/>
      <w:pPr>
        <w:ind w:left="1440" w:hanging="360"/>
      </w:pPr>
      <w:rPr>
        <w:rFonts w:ascii="Courier New" w:hAnsi="Courier New" w:hint="default"/>
      </w:rPr>
    </w:lvl>
    <w:lvl w:ilvl="2" w:tplc="8F8670BC">
      <w:start w:val="1"/>
      <w:numFmt w:val="bullet"/>
      <w:lvlText w:val=""/>
      <w:lvlJc w:val="left"/>
      <w:pPr>
        <w:ind w:left="2160" w:hanging="360"/>
      </w:pPr>
      <w:rPr>
        <w:rFonts w:ascii="Wingdings" w:hAnsi="Wingdings" w:hint="default"/>
      </w:rPr>
    </w:lvl>
    <w:lvl w:ilvl="3" w:tplc="5F5CA448">
      <w:start w:val="1"/>
      <w:numFmt w:val="bullet"/>
      <w:lvlText w:val=""/>
      <w:lvlJc w:val="left"/>
      <w:pPr>
        <w:ind w:left="2880" w:hanging="360"/>
      </w:pPr>
      <w:rPr>
        <w:rFonts w:ascii="Symbol" w:hAnsi="Symbol" w:hint="default"/>
      </w:rPr>
    </w:lvl>
    <w:lvl w:ilvl="4" w:tplc="F0326BF6">
      <w:start w:val="1"/>
      <w:numFmt w:val="bullet"/>
      <w:lvlText w:val="o"/>
      <w:lvlJc w:val="left"/>
      <w:pPr>
        <w:ind w:left="3600" w:hanging="360"/>
      </w:pPr>
      <w:rPr>
        <w:rFonts w:ascii="Courier New" w:hAnsi="Courier New" w:hint="default"/>
      </w:rPr>
    </w:lvl>
    <w:lvl w:ilvl="5" w:tplc="393AF8E4">
      <w:start w:val="1"/>
      <w:numFmt w:val="bullet"/>
      <w:lvlText w:val=""/>
      <w:lvlJc w:val="left"/>
      <w:pPr>
        <w:ind w:left="4320" w:hanging="360"/>
      </w:pPr>
      <w:rPr>
        <w:rFonts w:ascii="Wingdings" w:hAnsi="Wingdings" w:hint="default"/>
      </w:rPr>
    </w:lvl>
    <w:lvl w:ilvl="6" w:tplc="FA60EE6A">
      <w:start w:val="1"/>
      <w:numFmt w:val="bullet"/>
      <w:lvlText w:val=""/>
      <w:lvlJc w:val="left"/>
      <w:pPr>
        <w:ind w:left="5040" w:hanging="360"/>
      </w:pPr>
      <w:rPr>
        <w:rFonts w:ascii="Symbol" w:hAnsi="Symbol" w:hint="default"/>
      </w:rPr>
    </w:lvl>
    <w:lvl w:ilvl="7" w:tplc="1F9889B0">
      <w:start w:val="1"/>
      <w:numFmt w:val="bullet"/>
      <w:lvlText w:val="o"/>
      <w:lvlJc w:val="left"/>
      <w:pPr>
        <w:ind w:left="5760" w:hanging="360"/>
      </w:pPr>
      <w:rPr>
        <w:rFonts w:ascii="Courier New" w:hAnsi="Courier New" w:hint="default"/>
      </w:rPr>
    </w:lvl>
    <w:lvl w:ilvl="8" w:tplc="B672DB66">
      <w:start w:val="1"/>
      <w:numFmt w:val="bullet"/>
      <w:lvlText w:val=""/>
      <w:lvlJc w:val="left"/>
      <w:pPr>
        <w:ind w:left="6480" w:hanging="360"/>
      </w:pPr>
      <w:rPr>
        <w:rFonts w:ascii="Wingdings" w:hAnsi="Wingdings" w:hint="default"/>
      </w:rPr>
    </w:lvl>
  </w:abstractNum>
  <w:abstractNum w:abstractNumId="7" w15:restartNumberingAfterBreak="0">
    <w:nsid w:val="1D800071"/>
    <w:multiLevelType w:val="hybridMultilevel"/>
    <w:tmpl w:val="756E588E"/>
    <w:lvl w:ilvl="0" w:tplc="AC8E4C50">
      <w:start w:val="1"/>
      <w:numFmt w:val="bullet"/>
      <w:lvlText w:val="·"/>
      <w:lvlJc w:val="left"/>
      <w:pPr>
        <w:ind w:left="720" w:hanging="360"/>
      </w:pPr>
      <w:rPr>
        <w:rFonts w:ascii="Symbol" w:hAnsi="Symbol" w:hint="default"/>
      </w:rPr>
    </w:lvl>
    <w:lvl w:ilvl="1" w:tplc="F2C28D88">
      <w:start w:val="1"/>
      <w:numFmt w:val="bullet"/>
      <w:lvlText w:val="o"/>
      <w:lvlJc w:val="left"/>
      <w:pPr>
        <w:ind w:left="1440" w:hanging="360"/>
      </w:pPr>
      <w:rPr>
        <w:rFonts w:ascii="Courier New" w:hAnsi="Courier New" w:hint="default"/>
      </w:rPr>
    </w:lvl>
    <w:lvl w:ilvl="2" w:tplc="219A93DE">
      <w:start w:val="1"/>
      <w:numFmt w:val="bullet"/>
      <w:lvlText w:val=""/>
      <w:lvlJc w:val="left"/>
      <w:pPr>
        <w:ind w:left="2160" w:hanging="360"/>
      </w:pPr>
      <w:rPr>
        <w:rFonts w:ascii="Wingdings" w:hAnsi="Wingdings" w:hint="default"/>
      </w:rPr>
    </w:lvl>
    <w:lvl w:ilvl="3" w:tplc="1F602038">
      <w:start w:val="1"/>
      <w:numFmt w:val="bullet"/>
      <w:lvlText w:val=""/>
      <w:lvlJc w:val="left"/>
      <w:pPr>
        <w:ind w:left="2880" w:hanging="360"/>
      </w:pPr>
      <w:rPr>
        <w:rFonts w:ascii="Symbol" w:hAnsi="Symbol" w:hint="default"/>
      </w:rPr>
    </w:lvl>
    <w:lvl w:ilvl="4" w:tplc="8188A034">
      <w:start w:val="1"/>
      <w:numFmt w:val="bullet"/>
      <w:lvlText w:val="o"/>
      <w:lvlJc w:val="left"/>
      <w:pPr>
        <w:ind w:left="3600" w:hanging="360"/>
      </w:pPr>
      <w:rPr>
        <w:rFonts w:ascii="Courier New" w:hAnsi="Courier New" w:hint="default"/>
      </w:rPr>
    </w:lvl>
    <w:lvl w:ilvl="5" w:tplc="716CCD5E">
      <w:start w:val="1"/>
      <w:numFmt w:val="bullet"/>
      <w:lvlText w:val=""/>
      <w:lvlJc w:val="left"/>
      <w:pPr>
        <w:ind w:left="4320" w:hanging="360"/>
      </w:pPr>
      <w:rPr>
        <w:rFonts w:ascii="Wingdings" w:hAnsi="Wingdings" w:hint="default"/>
      </w:rPr>
    </w:lvl>
    <w:lvl w:ilvl="6" w:tplc="33F809B2">
      <w:start w:val="1"/>
      <w:numFmt w:val="bullet"/>
      <w:lvlText w:val=""/>
      <w:lvlJc w:val="left"/>
      <w:pPr>
        <w:ind w:left="5040" w:hanging="360"/>
      </w:pPr>
      <w:rPr>
        <w:rFonts w:ascii="Symbol" w:hAnsi="Symbol" w:hint="default"/>
      </w:rPr>
    </w:lvl>
    <w:lvl w:ilvl="7" w:tplc="63B0BE7A">
      <w:start w:val="1"/>
      <w:numFmt w:val="bullet"/>
      <w:lvlText w:val="o"/>
      <w:lvlJc w:val="left"/>
      <w:pPr>
        <w:ind w:left="5760" w:hanging="360"/>
      </w:pPr>
      <w:rPr>
        <w:rFonts w:ascii="Courier New" w:hAnsi="Courier New" w:hint="default"/>
      </w:rPr>
    </w:lvl>
    <w:lvl w:ilvl="8" w:tplc="00703FF8">
      <w:start w:val="1"/>
      <w:numFmt w:val="bullet"/>
      <w:lvlText w:val=""/>
      <w:lvlJc w:val="left"/>
      <w:pPr>
        <w:ind w:left="6480" w:hanging="360"/>
      </w:pPr>
      <w:rPr>
        <w:rFonts w:ascii="Wingdings" w:hAnsi="Wingdings" w:hint="default"/>
      </w:rPr>
    </w:lvl>
  </w:abstractNum>
  <w:abstractNum w:abstractNumId="8" w15:restartNumberingAfterBreak="0">
    <w:nsid w:val="1FB9FAF4"/>
    <w:multiLevelType w:val="hybridMultilevel"/>
    <w:tmpl w:val="167CEB6A"/>
    <w:lvl w:ilvl="0" w:tplc="F1E445E4">
      <w:start w:val="1"/>
      <w:numFmt w:val="decimal"/>
      <w:lvlText w:val="%1."/>
      <w:lvlJc w:val="left"/>
      <w:pPr>
        <w:ind w:left="720" w:hanging="360"/>
      </w:pPr>
    </w:lvl>
    <w:lvl w:ilvl="1" w:tplc="96D4B6A0">
      <w:start w:val="1"/>
      <w:numFmt w:val="lowerLetter"/>
      <w:lvlText w:val="%2."/>
      <w:lvlJc w:val="left"/>
      <w:pPr>
        <w:ind w:left="1440" w:hanging="360"/>
      </w:pPr>
    </w:lvl>
    <w:lvl w:ilvl="2" w:tplc="8FAEAFB6">
      <w:start w:val="1"/>
      <w:numFmt w:val="lowerRoman"/>
      <w:lvlText w:val="%3."/>
      <w:lvlJc w:val="right"/>
      <w:pPr>
        <w:ind w:left="2160" w:hanging="180"/>
      </w:pPr>
    </w:lvl>
    <w:lvl w:ilvl="3" w:tplc="52949144">
      <w:start w:val="1"/>
      <w:numFmt w:val="decimal"/>
      <w:lvlText w:val="%4."/>
      <w:lvlJc w:val="left"/>
      <w:pPr>
        <w:ind w:left="2880" w:hanging="360"/>
      </w:pPr>
    </w:lvl>
    <w:lvl w:ilvl="4" w:tplc="54A495DC">
      <w:start w:val="1"/>
      <w:numFmt w:val="lowerLetter"/>
      <w:lvlText w:val="%5."/>
      <w:lvlJc w:val="left"/>
      <w:pPr>
        <w:ind w:left="3600" w:hanging="360"/>
      </w:pPr>
    </w:lvl>
    <w:lvl w:ilvl="5" w:tplc="8506D12E">
      <w:start w:val="1"/>
      <w:numFmt w:val="lowerRoman"/>
      <w:lvlText w:val="%6."/>
      <w:lvlJc w:val="right"/>
      <w:pPr>
        <w:ind w:left="4320" w:hanging="180"/>
      </w:pPr>
    </w:lvl>
    <w:lvl w:ilvl="6" w:tplc="90D01986">
      <w:start w:val="1"/>
      <w:numFmt w:val="decimal"/>
      <w:lvlText w:val="%7."/>
      <w:lvlJc w:val="left"/>
      <w:pPr>
        <w:ind w:left="5040" w:hanging="360"/>
      </w:pPr>
    </w:lvl>
    <w:lvl w:ilvl="7" w:tplc="8408C004">
      <w:start w:val="1"/>
      <w:numFmt w:val="lowerLetter"/>
      <w:lvlText w:val="%8."/>
      <w:lvlJc w:val="left"/>
      <w:pPr>
        <w:ind w:left="5760" w:hanging="360"/>
      </w:pPr>
    </w:lvl>
    <w:lvl w:ilvl="8" w:tplc="CA6AE418">
      <w:start w:val="1"/>
      <w:numFmt w:val="lowerRoman"/>
      <w:lvlText w:val="%9."/>
      <w:lvlJc w:val="right"/>
      <w:pPr>
        <w:ind w:left="6480" w:hanging="180"/>
      </w:pPr>
    </w:lvl>
  </w:abstractNum>
  <w:abstractNum w:abstractNumId="9" w15:restartNumberingAfterBreak="0">
    <w:nsid w:val="22327821"/>
    <w:multiLevelType w:val="hybridMultilevel"/>
    <w:tmpl w:val="39E6A85E"/>
    <w:lvl w:ilvl="0" w:tplc="B1CA37E8">
      <w:start w:val="1"/>
      <w:numFmt w:val="bullet"/>
      <w:lvlText w:val=""/>
      <w:lvlJc w:val="left"/>
      <w:pPr>
        <w:ind w:left="720" w:hanging="360"/>
      </w:pPr>
      <w:rPr>
        <w:rFonts w:ascii="Symbol" w:hAnsi="Symbol" w:hint="default"/>
      </w:rPr>
    </w:lvl>
    <w:lvl w:ilvl="1" w:tplc="13422AEE">
      <w:start w:val="1"/>
      <w:numFmt w:val="bullet"/>
      <w:lvlText w:val="o"/>
      <w:lvlJc w:val="left"/>
      <w:pPr>
        <w:ind w:left="1440" w:hanging="360"/>
      </w:pPr>
      <w:rPr>
        <w:rFonts w:ascii="Courier New" w:hAnsi="Courier New" w:hint="default"/>
      </w:rPr>
    </w:lvl>
    <w:lvl w:ilvl="2" w:tplc="63063A16">
      <w:start w:val="1"/>
      <w:numFmt w:val="bullet"/>
      <w:lvlText w:val=""/>
      <w:lvlJc w:val="left"/>
      <w:pPr>
        <w:ind w:left="2160" w:hanging="360"/>
      </w:pPr>
      <w:rPr>
        <w:rFonts w:ascii="Wingdings" w:hAnsi="Wingdings" w:hint="default"/>
      </w:rPr>
    </w:lvl>
    <w:lvl w:ilvl="3" w:tplc="C810C468">
      <w:start w:val="1"/>
      <w:numFmt w:val="bullet"/>
      <w:lvlText w:val=""/>
      <w:lvlJc w:val="left"/>
      <w:pPr>
        <w:ind w:left="2880" w:hanging="360"/>
      </w:pPr>
      <w:rPr>
        <w:rFonts w:ascii="Symbol" w:hAnsi="Symbol" w:hint="default"/>
      </w:rPr>
    </w:lvl>
    <w:lvl w:ilvl="4" w:tplc="61CE9BF8">
      <w:start w:val="1"/>
      <w:numFmt w:val="bullet"/>
      <w:lvlText w:val="o"/>
      <w:lvlJc w:val="left"/>
      <w:pPr>
        <w:ind w:left="3600" w:hanging="360"/>
      </w:pPr>
      <w:rPr>
        <w:rFonts w:ascii="Courier New" w:hAnsi="Courier New" w:hint="default"/>
      </w:rPr>
    </w:lvl>
    <w:lvl w:ilvl="5" w:tplc="F7DAF81A">
      <w:start w:val="1"/>
      <w:numFmt w:val="bullet"/>
      <w:lvlText w:val=""/>
      <w:lvlJc w:val="left"/>
      <w:pPr>
        <w:ind w:left="4320" w:hanging="360"/>
      </w:pPr>
      <w:rPr>
        <w:rFonts w:ascii="Wingdings" w:hAnsi="Wingdings" w:hint="default"/>
      </w:rPr>
    </w:lvl>
    <w:lvl w:ilvl="6" w:tplc="8D020326">
      <w:start w:val="1"/>
      <w:numFmt w:val="bullet"/>
      <w:lvlText w:val=""/>
      <w:lvlJc w:val="left"/>
      <w:pPr>
        <w:ind w:left="5040" w:hanging="360"/>
      </w:pPr>
      <w:rPr>
        <w:rFonts w:ascii="Symbol" w:hAnsi="Symbol" w:hint="default"/>
      </w:rPr>
    </w:lvl>
    <w:lvl w:ilvl="7" w:tplc="2FBA479E">
      <w:start w:val="1"/>
      <w:numFmt w:val="bullet"/>
      <w:lvlText w:val="o"/>
      <w:lvlJc w:val="left"/>
      <w:pPr>
        <w:ind w:left="5760" w:hanging="360"/>
      </w:pPr>
      <w:rPr>
        <w:rFonts w:ascii="Courier New" w:hAnsi="Courier New" w:hint="default"/>
      </w:rPr>
    </w:lvl>
    <w:lvl w:ilvl="8" w:tplc="C546C916">
      <w:start w:val="1"/>
      <w:numFmt w:val="bullet"/>
      <w:lvlText w:val=""/>
      <w:lvlJc w:val="left"/>
      <w:pPr>
        <w:ind w:left="6480" w:hanging="360"/>
      </w:pPr>
      <w:rPr>
        <w:rFonts w:ascii="Wingdings" w:hAnsi="Wingdings" w:hint="default"/>
      </w:rPr>
    </w:lvl>
  </w:abstractNum>
  <w:abstractNum w:abstractNumId="10" w15:restartNumberingAfterBreak="0">
    <w:nsid w:val="227AAA02"/>
    <w:multiLevelType w:val="hybridMultilevel"/>
    <w:tmpl w:val="F516E9A0"/>
    <w:lvl w:ilvl="0" w:tplc="26DE8732">
      <w:start w:val="1"/>
      <w:numFmt w:val="bullet"/>
      <w:lvlText w:val=""/>
      <w:lvlJc w:val="left"/>
      <w:pPr>
        <w:ind w:left="720" w:hanging="360"/>
      </w:pPr>
      <w:rPr>
        <w:rFonts w:ascii="Symbol" w:hAnsi="Symbol" w:hint="default"/>
      </w:rPr>
    </w:lvl>
    <w:lvl w:ilvl="1" w:tplc="1060AE9A">
      <w:start w:val="1"/>
      <w:numFmt w:val="bullet"/>
      <w:lvlText w:val="o"/>
      <w:lvlJc w:val="left"/>
      <w:pPr>
        <w:ind w:left="1440" w:hanging="360"/>
      </w:pPr>
      <w:rPr>
        <w:rFonts w:ascii="Courier New" w:hAnsi="Courier New" w:hint="default"/>
      </w:rPr>
    </w:lvl>
    <w:lvl w:ilvl="2" w:tplc="EA882B0C">
      <w:start w:val="1"/>
      <w:numFmt w:val="bullet"/>
      <w:lvlText w:val=""/>
      <w:lvlJc w:val="left"/>
      <w:pPr>
        <w:ind w:left="2160" w:hanging="360"/>
      </w:pPr>
      <w:rPr>
        <w:rFonts w:ascii="Wingdings" w:hAnsi="Wingdings" w:hint="default"/>
      </w:rPr>
    </w:lvl>
    <w:lvl w:ilvl="3" w:tplc="BFF8052E">
      <w:start w:val="1"/>
      <w:numFmt w:val="bullet"/>
      <w:lvlText w:val=""/>
      <w:lvlJc w:val="left"/>
      <w:pPr>
        <w:ind w:left="2880" w:hanging="360"/>
      </w:pPr>
      <w:rPr>
        <w:rFonts w:ascii="Symbol" w:hAnsi="Symbol" w:hint="default"/>
      </w:rPr>
    </w:lvl>
    <w:lvl w:ilvl="4" w:tplc="F4C49B7E">
      <w:start w:val="1"/>
      <w:numFmt w:val="bullet"/>
      <w:lvlText w:val="o"/>
      <w:lvlJc w:val="left"/>
      <w:pPr>
        <w:ind w:left="3600" w:hanging="360"/>
      </w:pPr>
      <w:rPr>
        <w:rFonts w:ascii="Courier New" w:hAnsi="Courier New" w:hint="default"/>
      </w:rPr>
    </w:lvl>
    <w:lvl w:ilvl="5" w:tplc="C020FC1C">
      <w:start w:val="1"/>
      <w:numFmt w:val="bullet"/>
      <w:lvlText w:val=""/>
      <w:lvlJc w:val="left"/>
      <w:pPr>
        <w:ind w:left="4320" w:hanging="360"/>
      </w:pPr>
      <w:rPr>
        <w:rFonts w:ascii="Wingdings" w:hAnsi="Wingdings" w:hint="default"/>
      </w:rPr>
    </w:lvl>
    <w:lvl w:ilvl="6" w:tplc="69904E42">
      <w:start w:val="1"/>
      <w:numFmt w:val="bullet"/>
      <w:lvlText w:val=""/>
      <w:lvlJc w:val="left"/>
      <w:pPr>
        <w:ind w:left="5040" w:hanging="360"/>
      </w:pPr>
      <w:rPr>
        <w:rFonts w:ascii="Symbol" w:hAnsi="Symbol" w:hint="default"/>
      </w:rPr>
    </w:lvl>
    <w:lvl w:ilvl="7" w:tplc="B2329B0C">
      <w:start w:val="1"/>
      <w:numFmt w:val="bullet"/>
      <w:lvlText w:val="o"/>
      <w:lvlJc w:val="left"/>
      <w:pPr>
        <w:ind w:left="5760" w:hanging="360"/>
      </w:pPr>
      <w:rPr>
        <w:rFonts w:ascii="Courier New" w:hAnsi="Courier New" w:hint="default"/>
      </w:rPr>
    </w:lvl>
    <w:lvl w:ilvl="8" w:tplc="9FDEB8E8">
      <w:start w:val="1"/>
      <w:numFmt w:val="bullet"/>
      <w:lvlText w:val=""/>
      <w:lvlJc w:val="left"/>
      <w:pPr>
        <w:ind w:left="6480" w:hanging="360"/>
      </w:pPr>
      <w:rPr>
        <w:rFonts w:ascii="Wingdings" w:hAnsi="Wingdings" w:hint="default"/>
      </w:rPr>
    </w:lvl>
  </w:abstractNum>
  <w:abstractNum w:abstractNumId="11" w15:restartNumberingAfterBreak="0">
    <w:nsid w:val="236F2FB2"/>
    <w:multiLevelType w:val="hybridMultilevel"/>
    <w:tmpl w:val="D448818A"/>
    <w:lvl w:ilvl="0" w:tplc="1CD8E63E">
      <w:start w:val="1"/>
      <w:numFmt w:val="bullet"/>
      <w:lvlText w:val=""/>
      <w:lvlJc w:val="left"/>
      <w:pPr>
        <w:ind w:left="720" w:hanging="360"/>
      </w:pPr>
      <w:rPr>
        <w:rFonts w:ascii="Symbol" w:hAnsi="Symbol" w:hint="default"/>
      </w:rPr>
    </w:lvl>
    <w:lvl w:ilvl="1" w:tplc="77AA4ACA">
      <w:start w:val="1"/>
      <w:numFmt w:val="bullet"/>
      <w:lvlText w:val="o"/>
      <w:lvlJc w:val="left"/>
      <w:pPr>
        <w:ind w:left="1440" w:hanging="360"/>
      </w:pPr>
      <w:rPr>
        <w:rFonts w:ascii="Courier New" w:hAnsi="Courier New" w:hint="default"/>
      </w:rPr>
    </w:lvl>
    <w:lvl w:ilvl="2" w:tplc="9C9A51D6">
      <w:start w:val="1"/>
      <w:numFmt w:val="bullet"/>
      <w:lvlText w:val=""/>
      <w:lvlJc w:val="left"/>
      <w:pPr>
        <w:ind w:left="2160" w:hanging="360"/>
      </w:pPr>
      <w:rPr>
        <w:rFonts w:ascii="Wingdings" w:hAnsi="Wingdings" w:hint="default"/>
      </w:rPr>
    </w:lvl>
    <w:lvl w:ilvl="3" w:tplc="D03652F4">
      <w:start w:val="1"/>
      <w:numFmt w:val="bullet"/>
      <w:lvlText w:val=""/>
      <w:lvlJc w:val="left"/>
      <w:pPr>
        <w:ind w:left="2880" w:hanging="360"/>
      </w:pPr>
      <w:rPr>
        <w:rFonts w:ascii="Symbol" w:hAnsi="Symbol" w:hint="default"/>
      </w:rPr>
    </w:lvl>
    <w:lvl w:ilvl="4" w:tplc="C598E5A2">
      <w:start w:val="1"/>
      <w:numFmt w:val="bullet"/>
      <w:lvlText w:val="o"/>
      <w:lvlJc w:val="left"/>
      <w:pPr>
        <w:ind w:left="3600" w:hanging="360"/>
      </w:pPr>
      <w:rPr>
        <w:rFonts w:ascii="Courier New" w:hAnsi="Courier New" w:hint="default"/>
      </w:rPr>
    </w:lvl>
    <w:lvl w:ilvl="5" w:tplc="F42CC35E">
      <w:start w:val="1"/>
      <w:numFmt w:val="bullet"/>
      <w:lvlText w:val=""/>
      <w:lvlJc w:val="left"/>
      <w:pPr>
        <w:ind w:left="4320" w:hanging="360"/>
      </w:pPr>
      <w:rPr>
        <w:rFonts w:ascii="Wingdings" w:hAnsi="Wingdings" w:hint="default"/>
      </w:rPr>
    </w:lvl>
    <w:lvl w:ilvl="6" w:tplc="69520734">
      <w:start w:val="1"/>
      <w:numFmt w:val="bullet"/>
      <w:lvlText w:val=""/>
      <w:lvlJc w:val="left"/>
      <w:pPr>
        <w:ind w:left="5040" w:hanging="360"/>
      </w:pPr>
      <w:rPr>
        <w:rFonts w:ascii="Symbol" w:hAnsi="Symbol" w:hint="default"/>
      </w:rPr>
    </w:lvl>
    <w:lvl w:ilvl="7" w:tplc="D4CE996A">
      <w:start w:val="1"/>
      <w:numFmt w:val="bullet"/>
      <w:lvlText w:val="o"/>
      <w:lvlJc w:val="left"/>
      <w:pPr>
        <w:ind w:left="5760" w:hanging="360"/>
      </w:pPr>
      <w:rPr>
        <w:rFonts w:ascii="Courier New" w:hAnsi="Courier New" w:hint="default"/>
      </w:rPr>
    </w:lvl>
    <w:lvl w:ilvl="8" w:tplc="09627212">
      <w:start w:val="1"/>
      <w:numFmt w:val="bullet"/>
      <w:lvlText w:val=""/>
      <w:lvlJc w:val="left"/>
      <w:pPr>
        <w:ind w:left="6480" w:hanging="360"/>
      </w:pPr>
      <w:rPr>
        <w:rFonts w:ascii="Wingdings" w:hAnsi="Wingdings" w:hint="default"/>
      </w:rPr>
    </w:lvl>
  </w:abstractNum>
  <w:abstractNum w:abstractNumId="12" w15:restartNumberingAfterBreak="0">
    <w:nsid w:val="27EE317B"/>
    <w:multiLevelType w:val="hybridMultilevel"/>
    <w:tmpl w:val="D5CC76D4"/>
    <w:lvl w:ilvl="0" w:tplc="3AC87C70">
      <w:start w:val="1"/>
      <w:numFmt w:val="bullet"/>
      <w:lvlText w:val=""/>
      <w:lvlJc w:val="left"/>
      <w:pPr>
        <w:ind w:left="720" w:hanging="360"/>
      </w:pPr>
      <w:rPr>
        <w:rFonts w:ascii="Symbol" w:hAnsi="Symbol" w:hint="default"/>
      </w:rPr>
    </w:lvl>
    <w:lvl w:ilvl="1" w:tplc="390A8338">
      <w:start w:val="1"/>
      <w:numFmt w:val="bullet"/>
      <w:lvlText w:val="o"/>
      <w:lvlJc w:val="left"/>
      <w:pPr>
        <w:ind w:left="1440" w:hanging="360"/>
      </w:pPr>
      <w:rPr>
        <w:rFonts w:ascii="Courier New" w:hAnsi="Courier New" w:hint="default"/>
      </w:rPr>
    </w:lvl>
    <w:lvl w:ilvl="2" w:tplc="780024E4">
      <w:start w:val="1"/>
      <w:numFmt w:val="bullet"/>
      <w:lvlText w:val=""/>
      <w:lvlJc w:val="left"/>
      <w:pPr>
        <w:ind w:left="2160" w:hanging="360"/>
      </w:pPr>
      <w:rPr>
        <w:rFonts w:ascii="Wingdings" w:hAnsi="Wingdings" w:hint="default"/>
      </w:rPr>
    </w:lvl>
    <w:lvl w:ilvl="3" w:tplc="AA60CA7C">
      <w:start w:val="1"/>
      <w:numFmt w:val="bullet"/>
      <w:lvlText w:val=""/>
      <w:lvlJc w:val="left"/>
      <w:pPr>
        <w:ind w:left="2880" w:hanging="360"/>
      </w:pPr>
      <w:rPr>
        <w:rFonts w:ascii="Symbol" w:hAnsi="Symbol" w:hint="default"/>
      </w:rPr>
    </w:lvl>
    <w:lvl w:ilvl="4" w:tplc="6C160646">
      <w:start w:val="1"/>
      <w:numFmt w:val="bullet"/>
      <w:lvlText w:val="o"/>
      <w:lvlJc w:val="left"/>
      <w:pPr>
        <w:ind w:left="3600" w:hanging="360"/>
      </w:pPr>
      <w:rPr>
        <w:rFonts w:ascii="Courier New" w:hAnsi="Courier New" w:hint="default"/>
      </w:rPr>
    </w:lvl>
    <w:lvl w:ilvl="5" w:tplc="FDFAEC64">
      <w:start w:val="1"/>
      <w:numFmt w:val="bullet"/>
      <w:lvlText w:val=""/>
      <w:lvlJc w:val="left"/>
      <w:pPr>
        <w:ind w:left="4320" w:hanging="360"/>
      </w:pPr>
      <w:rPr>
        <w:rFonts w:ascii="Wingdings" w:hAnsi="Wingdings" w:hint="default"/>
      </w:rPr>
    </w:lvl>
    <w:lvl w:ilvl="6" w:tplc="406A9EFE">
      <w:start w:val="1"/>
      <w:numFmt w:val="bullet"/>
      <w:lvlText w:val=""/>
      <w:lvlJc w:val="left"/>
      <w:pPr>
        <w:ind w:left="5040" w:hanging="360"/>
      </w:pPr>
      <w:rPr>
        <w:rFonts w:ascii="Symbol" w:hAnsi="Symbol" w:hint="default"/>
      </w:rPr>
    </w:lvl>
    <w:lvl w:ilvl="7" w:tplc="1A766210">
      <w:start w:val="1"/>
      <w:numFmt w:val="bullet"/>
      <w:lvlText w:val="o"/>
      <w:lvlJc w:val="left"/>
      <w:pPr>
        <w:ind w:left="5760" w:hanging="360"/>
      </w:pPr>
      <w:rPr>
        <w:rFonts w:ascii="Courier New" w:hAnsi="Courier New" w:hint="default"/>
      </w:rPr>
    </w:lvl>
    <w:lvl w:ilvl="8" w:tplc="5B5EB02A">
      <w:start w:val="1"/>
      <w:numFmt w:val="bullet"/>
      <w:lvlText w:val=""/>
      <w:lvlJc w:val="left"/>
      <w:pPr>
        <w:ind w:left="6480" w:hanging="360"/>
      </w:pPr>
      <w:rPr>
        <w:rFonts w:ascii="Wingdings" w:hAnsi="Wingdings" w:hint="default"/>
      </w:rPr>
    </w:lvl>
  </w:abstractNum>
  <w:abstractNum w:abstractNumId="13" w15:restartNumberingAfterBreak="0">
    <w:nsid w:val="32498D47"/>
    <w:multiLevelType w:val="hybridMultilevel"/>
    <w:tmpl w:val="442A841C"/>
    <w:lvl w:ilvl="0" w:tplc="A07E91A8">
      <w:start w:val="1"/>
      <w:numFmt w:val="bullet"/>
      <w:lvlText w:val=""/>
      <w:lvlJc w:val="left"/>
      <w:pPr>
        <w:ind w:left="720" w:hanging="360"/>
      </w:pPr>
      <w:rPr>
        <w:rFonts w:ascii="Symbol" w:hAnsi="Symbol" w:hint="default"/>
      </w:rPr>
    </w:lvl>
    <w:lvl w:ilvl="1" w:tplc="7F86AE84">
      <w:start w:val="1"/>
      <w:numFmt w:val="bullet"/>
      <w:lvlText w:val="o"/>
      <w:lvlJc w:val="left"/>
      <w:pPr>
        <w:ind w:left="1440" w:hanging="360"/>
      </w:pPr>
      <w:rPr>
        <w:rFonts w:ascii="Courier New" w:hAnsi="Courier New" w:hint="default"/>
      </w:rPr>
    </w:lvl>
    <w:lvl w:ilvl="2" w:tplc="7A4656EC">
      <w:start w:val="1"/>
      <w:numFmt w:val="bullet"/>
      <w:lvlText w:val=""/>
      <w:lvlJc w:val="left"/>
      <w:pPr>
        <w:ind w:left="2160" w:hanging="360"/>
      </w:pPr>
      <w:rPr>
        <w:rFonts w:ascii="Wingdings" w:hAnsi="Wingdings" w:hint="default"/>
      </w:rPr>
    </w:lvl>
    <w:lvl w:ilvl="3" w:tplc="347E16AC">
      <w:start w:val="1"/>
      <w:numFmt w:val="bullet"/>
      <w:lvlText w:val=""/>
      <w:lvlJc w:val="left"/>
      <w:pPr>
        <w:ind w:left="2880" w:hanging="360"/>
      </w:pPr>
      <w:rPr>
        <w:rFonts w:ascii="Symbol" w:hAnsi="Symbol" w:hint="default"/>
      </w:rPr>
    </w:lvl>
    <w:lvl w:ilvl="4" w:tplc="2BC6A4E2">
      <w:start w:val="1"/>
      <w:numFmt w:val="bullet"/>
      <w:lvlText w:val="o"/>
      <w:lvlJc w:val="left"/>
      <w:pPr>
        <w:ind w:left="3600" w:hanging="360"/>
      </w:pPr>
      <w:rPr>
        <w:rFonts w:ascii="Courier New" w:hAnsi="Courier New" w:hint="default"/>
      </w:rPr>
    </w:lvl>
    <w:lvl w:ilvl="5" w:tplc="037AD604">
      <w:start w:val="1"/>
      <w:numFmt w:val="bullet"/>
      <w:lvlText w:val=""/>
      <w:lvlJc w:val="left"/>
      <w:pPr>
        <w:ind w:left="4320" w:hanging="360"/>
      </w:pPr>
      <w:rPr>
        <w:rFonts w:ascii="Wingdings" w:hAnsi="Wingdings" w:hint="default"/>
      </w:rPr>
    </w:lvl>
    <w:lvl w:ilvl="6" w:tplc="F59C00B4">
      <w:start w:val="1"/>
      <w:numFmt w:val="bullet"/>
      <w:lvlText w:val=""/>
      <w:lvlJc w:val="left"/>
      <w:pPr>
        <w:ind w:left="5040" w:hanging="360"/>
      </w:pPr>
      <w:rPr>
        <w:rFonts w:ascii="Symbol" w:hAnsi="Symbol" w:hint="default"/>
      </w:rPr>
    </w:lvl>
    <w:lvl w:ilvl="7" w:tplc="5A80542A">
      <w:start w:val="1"/>
      <w:numFmt w:val="bullet"/>
      <w:lvlText w:val="o"/>
      <w:lvlJc w:val="left"/>
      <w:pPr>
        <w:ind w:left="5760" w:hanging="360"/>
      </w:pPr>
      <w:rPr>
        <w:rFonts w:ascii="Courier New" w:hAnsi="Courier New" w:hint="default"/>
      </w:rPr>
    </w:lvl>
    <w:lvl w:ilvl="8" w:tplc="5B902708">
      <w:start w:val="1"/>
      <w:numFmt w:val="bullet"/>
      <w:lvlText w:val=""/>
      <w:lvlJc w:val="left"/>
      <w:pPr>
        <w:ind w:left="6480" w:hanging="360"/>
      </w:pPr>
      <w:rPr>
        <w:rFonts w:ascii="Wingdings" w:hAnsi="Wingdings" w:hint="default"/>
      </w:rPr>
    </w:lvl>
  </w:abstractNum>
  <w:abstractNum w:abstractNumId="14" w15:restartNumberingAfterBreak="0">
    <w:nsid w:val="3349FAEB"/>
    <w:multiLevelType w:val="hybridMultilevel"/>
    <w:tmpl w:val="42C62A7A"/>
    <w:lvl w:ilvl="0" w:tplc="0CA6A680">
      <w:start w:val="1"/>
      <w:numFmt w:val="bullet"/>
      <w:lvlText w:val=""/>
      <w:lvlJc w:val="left"/>
      <w:pPr>
        <w:ind w:left="720" w:hanging="360"/>
      </w:pPr>
      <w:rPr>
        <w:rFonts w:ascii="Symbol" w:hAnsi="Symbol" w:hint="default"/>
      </w:rPr>
    </w:lvl>
    <w:lvl w:ilvl="1" w:tplc="019865C2">
      <w:start w:val="1"/>
      <w:numFmt w:val="bullet"/>
      <w:lvlText w:val="o"/>
      <w:lvlJc w:val="left"/>
      <w:pPr>
        <w:ind w:left="1440" w:hanging="360"/>
      </w:pPr>
      <w:rPr>
        <w:rFonts w:ascii="Courier New" w:hAnsi="Courier New" w:hint="default"/>
      </w:rPr>
    </w:lvl>
    <w:lvl w:ilvl="2" w:tplc="2EA84438">
      <w:start w:val="1"/>
      <w:numFmt w:val="bullet"/>
      <w:lvlText w:val=""/>
      <w:lvlJc w:val="left"/>
      <w:pPr>
        <w:ind w:left="2160" w:hanging="360"/>
      </w:pPr>
      <w:rPr>
        <w:rFonts w:ascii="Wingdings" w:hAnsi="Wingdings" w:hint="default"/>
      </w:rPr>
    </w:lvl>
    <w:lvl w:ilvl="3" w:tplc="939677EE">
      <w:start w:val="1"/>
      <w:numFmt w:val="bullet"/>
      <w:lvlText w:val=""/>
      <w:lvlJc w:val="left"/>
      <w:pPr>
        <w:ind w:left="2880" w:hanging="360"/>
      </w:pPr>
      <w:rPr>
        <w:rFonts w:ascii="Symbol" w:hAnsi="Symbol" w:hint="default"/>
      </w:rPr>
    </w:lvl>
    <w:lvl w:ilvl="4" w:tplc="5AD2C09A">
      <w:start w:val="1"/>
      <w:numFmt w:val="bullet"/>
      <w:lvlText w:val="o"/>
      <w:lvlJc w:val="left"/>
      <w:pPr>
        <w:ind w:left="3600" w:hanging="360"/>
      </w:pPr>
      <w:rPr>
        <w:rFonts w:ascii="Courier New" w:hAnsi="Courier New" w:hint="default"/>
      </w:rPr>
    </w:lvl>
    <w:lvl w:ilvl="5" w:tplc="654A585A">
      <w:start w:val="1"/>
      <w:numFmt w:val="bullet"/>
      <w:lvlText w:val=""/>
      <w:lvlJc w:val="left"/>
      <w:pPr>
        <w:ind w:left="4320" w:hanging="360"/>
      </w:pPr>
      <w:rPr>
        <w:rFonts w:ascii="Wingdings" w:hAnsi="Wingdings" w:hint="default"/>
      </w:rPr>
    </w:lvl>
    <w:lvl w:ilvl="6" w:tplc="D56C1820">
      <w:start w:val="1"/>
      <w:numFmt w:val="bullet"/>
      <w:lvlText w:val=""/>
      <w:lvlJc w:val="left"/>
      <w:pPr>
        <w:ind w:left="5040" w:hanging="360"/>
      </w:pPr>
      <w:rPr>
        <w:rFonts w:ascii="Symbol" w:hAnsi="Symbol" w:hint="default"/>
      </w:rPr>
    </w:lvl>
    <w:lvl w:ilvl="7" w:tplc="D5EA0A98">
      <w:start w:val="1"/>
      <w:numFmt w:val="bullet"/>
      <w:lvlText w:val="o"/>
      <w:lvlJc w:val="left"/>
      <w:pPr>
        <w:ind w:left="5760" w:hanging="360"/>
      </w:pPr>
      <w:rPr>
        <w:rFonts w:ascii="Courier New" w:hAnsi="Courier New" w:hint="default"/>
      </w:rPr>
    </w:lvl>
    <w:lvl w:ilvl="8" w:tplc="BC908DF4">
      <w:start w:val="1"/>
      <w:numFmt w:val="bullet"/>
      <w:lvlText w:val=""/>
      <w:lvlJc w:val="left"/>
      <w:pPr>
        <w:ind w:left="6480" w:hanging="360"/>
      </w:pPr>
      <w:rPr>
        <w:rFonts w:ascii="Wingdings" w:hAnsi="Wingdings" w:hint="default"/>
      </w:rPr>
    </w:lvl>
  </w:abstractNum>
  <w:abstractNum w:abstractNumId="15" w15:restartNumberingAfterBreak="0">
    <w:nsid w:val="35061C2F"/>
    <w:multiLevelType w:val="hybridMultilevel"/>
    <w:tmpl w:val="7EACF4C6"/>
    <w:lvl w:ilvl="0" w:tplc="1BB42AC2">
      <w:start w:val="1"/>
      <w:numFmt w:val="bullet"/>
      <w:lvlText w:val="·"/>
      <w:lvlJc w:val="left"/>
      <w:pPr>
        <w:ind w:left="720" w:hanging="360"/>
      </w:pPr>
      <w:rPr>
        <w:rFonts w:ascii="Symbol" w:hAnsi="Symbol" w:hint="default"/>
      </w:rPr>
    </w:lvl>
    <w:lvl w:ilvl="1" w:tplc="9DAEC10E">
      <w:start w:val="1"/>
      <w:numFmt w:val="bullet"/>
      <w:lvlText w:val="o"/>
      <w:lvlJc w:val="left"/>
      <w:pPr>
        <w:ind w:left="1440" w:hanging="360"/>
      </w:pPr>
      <w:rPr>
        <w:rFonts w:ascii="Courier New" w:hAnsi="Courier New" w:hint="default"/>
      </w:rPr>
    </w:lvl>
    <w:lvl w:ilvl="2" w:tplc="DA801500">
      <w:start w:val="1"/>
      <w:numFmt w:val="bullet"/>
      <w:lvlText w:val=""/>
      <w:lvlJc w:val="left"/>
      <w:pPr>
        <w:ind w:left="2160" w:hanging="360"/>
      </w:pPr>
      <w:rPr>
        <w:rFonts w:ascii="Wingdings" w:hAnsi="Wingdings" w:hint="default"/>
      </w:rPr>
    </w:lvl>
    <w:lvl w:ilvl="3" w:tplc="17963494">
      <w:start w:val="1"/>
      <w:numFmt w:val="bullet"/>
      <w:lvlText w:val=""/>
      <w:lvlJc w:val="left"/>
      <w:pPr>
        <w:ind w:left="2880" w:hanging="360"/>
      </w:pPr>
      <w:rPr>
        <w:rFonts w:ascii="Symbol" w:hAnsi="Symbol" w:hint="default"/>
      </w:rPr>
    </w:lvl>
    <w:lvl w:ilvl="4" w:tplc="9A5EB5F6">
      <w:start w:val="1"/>
      <w:numFmt w:val="bullet"/>
      <w:lvlText w:val="o"/>
      <w:lvlJc w:val="left"/>
      <w:pPr>
        <w:ind w:left="3600" w:hanging="360"/>
      </w:pPr>
      <w:rPr>
        <w:rFonts w:ascii="Courier New" w:hAnsi="Courier New" w:hint="default"/>
      </w:rPr>
    </w:lvl>
    <w:lvl w:ilvl="5" w:tplc="1A3A921E">
      <w:start w:val="1"/>
      <w:numFmt w:val="bullet"/>
      <w:lvlText w:val=""/>
      <w:lvlJc w:val="left"/>
      <w:pPr>
        <w:ind w:left="4320" w:hanging="360"/>
      </w:pPr>
      <w:rPr>
        <w:rFonts w:ascii="Wingdings" w:hAnsi="Wingdings" w:hint="default"/>
      </w:rPr>
    </w:lvl>
    <w:lvl w:ilvl="6" w:tplc="18BA0292">
      <w:start w:val="1"/>
      <w:numFmt w:val="bullet"/>
      <w:lvlText w:val=""/>
      <w:lvlJc w:val="left"/>
      <w:pPr>
        <w:ind w:left="5040" w:hanging="360"/>
      </w:pPr>
      <w:rPr>
        <w:rFonts w:ascii="Symbol" w:hAnsi="Symbol" w:hint="default"/>
      </w:rPr>
    </w:lvl>
    <w:lvl w:ilvl="7" w:tplc="ED42C424">
      <w:start w:val="1"/>
      <w:numFmt w:val="bullet"/>
      <w:lvlText w:val="o"/>
      <w:lvlJc w:val="left"/>
      <w:pPr>
        <w:ind w:left="5760" w:hanging="360"/>
      </w:pPr>
      <w:rPr>
        <w:rFonts w:ascii="Courier New" w:hAnsi="Courier New" w:hint="default"/>
      </w:rPr>
    </w:lvl>
    <w:lvl w:ilvl="8" w:tplc="2E7EFC7E">
      <w:start w:val="1"/>
      <w:numFmt w:val="bullet"/>
      <w:lvlText w:val=""/>
      <w:lvlJc w:val="left"/>
      <w:pPr>
        <w:ind w:left="6480" w:hanging="360"/>
      </w:pPr>
      <w:rPr>
        <w:rFonts w:ascii="Wingdings" w:hAnsi="Wingdings" w:hint="default"/>
      </w:rPr>
    </w:lvl>
  </w:abstractNum>
  <w:abstractNum w:abstractNumId="16" w15:restartNumberingAfterBreak="0">
    <w:nsid w:val="3B07EAA2"/>
    <w:multiLevelType w:val="hybridMultilevel"/>
    <w:tmpl w:val="6E94AB9C"/>
    <w:lvl w:ilvl="0" w:tplc="1CE6F2E4">
      <w:start w:val="1"/>
      <w:numFmt w:val="bullet"/>
      <w:lvlText w:val=""/>
      <w:lvlJc w:val="left"/>
      <w:pPr>
        <w:ind w:left="720" w:hanging="360"/>
      </w:pPr>
      <w:rPr>
        <w:rFonts w:ascii="Symbol" w:hAnsi="Symbol" w:hint="default"/>
      </w:rPr>
    </w:lvl>
    <w:lvl w:ilvl="1" w:tplc="A3AEF568">
      <w:start w:val="1"/>
      <w:numFmt w:val="bullet"/>
      <w:lvlText w:val="o"/>
      <w:lvlJc w:val="left"/>
      <w:pPr>
        <w:ind w:left="1440" w:hanging="360"/>
      </w:pPr>
      <w:rPr>
        <w:rFonts w:ascii="Courier New" w:hAnsi="Courier New" w:hint="default"/>
      </w:rPr>
    </w:lvl>
    <w:lvl w:ilvl="2" w:tplc="4D2AC7C8">
      <w:start w:val="1"/>
      <w:numFmt w:val="bullet"/>
      <w:lvlText w:val=""/>
      <w:lvlJc w:val="left"/>
      <w:pPr>
        <w:ind w:left="2160" w:hanging="360"/>
      </w:pPr>
      <w:rPr>
        <w:rFonts w:ascii="Wingdings" w:hAnsi="Wingdings" w:hint="default"/>
      </w:rPr>
    </w:lvl>
    <w:lvl w:ilvl="3" w:tplc="D242B16E">
      <w:start w:val="1"/>
      <w:numFmt w:val="bullet"/>
      <w:lvlText w:val=""/>
      <w:lvlJc w:val="left"/>
      <w:pPr>
        <w:ind w:left="2880" w:hanging="360"/>
      </w:pPr>
      <w:rPr>
        <w:rFonts w:ascii="Symbol" w:hAnsi="Symbol" w:hint="default"/>
      </w:rPr>
    </w:lvl>
    <w:lvl w:ilvl="4" w:tplc="6C36C938">
      <w:start w:val="1"/>
      <w:numFmt w:val="bullet"/>
      <w:lvlText w:val="o"/>
      <w:lvlJc w:val="left"/>
      <w:pPr>
        <w:ind w:left="3600" w:hanging="360"/>
      </w:pPr>
      <w:rPr>
        <w:rFonts w:ascii="Courier New" w:hAnsi="Courier New" w:hint="default"/>
      </w:rPr>
    </w:lvl>
    <w:lvl w:ilvl="5" w:tplc="203CECE2">
      <w:start w:val="1"/>
      <w:numFmt w:val="bullet"/>
      <w:lvlText w:val=""/>
      <w:lvlJc w:val="left"/>
      <w:pPr>
        <w:ind w:left="4320" w:hanging="360"/>
      </w:pPr>
      <w:rPr>
        <w:rFonts w:ascii="Wingdings" w:hAnsi="Wingdings" w:hint="default"/>
      </w:rPr>
    </w:lvl>
    <w:lvl w:ilvl="6" w:tplc="27E497FE">
      <w:start w:val="1"/>
      <w:numFmt w:val="bullet"/>
      <w:lvlText w:val=""/>
      <w:lvlJc w:val="left"/>
      <w:pPr>
        <w:ind w:left="5040" w:hanging="360"/>
      </w:pPr>
      <w:rPr>
        <w:rFonts w:ascii="Symbol" w:hAnsi="Symbol" w:hint="default"/>
      </w:rPr>
    </w:lvl>
    <w:lvl w:ilvl="7" w:tplc="52DC2334">
      <w:start w:val="1"/>
      <w:numFmt w:val="bullet"/>
      <w:lvlText w:val="o"/>
      <w:lvlJc w:val="left"/>
      <w:pPr>
        <w:ind w:left="5760" w:hanging="360"/>
      </w:pPr>
      <w:rPr>
        <w:rFonts w:ascii="Courier New" w:hAnsi="Courier New" w:hint="default"/>
      </w:rPr>
    </w:lvl>
    <w:lvl w:ilvl="8" w:tplc="F64A1542">
      <w:start w:val="1"/>
      <w:numFmt w:val="bullet"/>
      <w:lvlText w:val=""/>
      <w:lvlJc w:val="left"/>
      <w:pPr>
        <w:ind w:left="6480" w:hanging="360"/>
      </w:pPr>
      <w:rPr>
        <w:rFonts w:ascii="Wingdings" w:hAnsi="Wingdings" w:hint="default"/>
      </w:rPr>
    </w:lvl>
  </w:abstractNum>
  <w:abstractNum w:abstractNumId="17" w15:restartNumberingAfterBreak="0">
    <w:nsid w:val="3BC75EC2"/>
    <w:multiLevelType w:val="hybridMultilevel"/>
    <w:tmpl w:val="4DAACE90"/>
    <w:lvl w:ilvl="0" w:tplc="FE48B73E">
      <w:start w:val="1"/>
      <w:numFmt w:val="bullet"/>
      <w:lvlText w:val="·"/>
      <w:lvlJc w:val="left"/>
      <w:pPr>
        <w:ind w:left="720" w:hanging="360"/>
      </w:pPr>
      <w:rPr>
        <w:rFonts w:ascii="Symbol" w:hAnsi="Symbol" w:hint="default"/>
      </w:rPr>
    </w:lvl>
    <w:lvl w:ilvl="1" w:tplc="4760AC0C">
      <w:start w:val="1"/>
      <w:numFmt w:val="bullet"/>
      <w:lvlText w:val="o"/>
      <w:lvlJc w:val="left"/>
      <w:pPr>
        <w:ind w:left="1440" w:hanging="360"/>
      </w:pPr>
      <w:rPr>
        <w:rFonts w:ascii="Courier New" w:hAnsi="Courier New" w:hint="default"/>
      </w:rPr>
    </w:lvl>
    <w:lvl w:ilvl="2" w:tplc="DDA80F10">
      <w:start w:val="1"/>
      <w:numFmt w:val="bullet"/>
      <w:lvlText w:val=""/>
      <w:lvlJc w:val="left"/>
      <w:pPr>
        <w:ind w:left="2160" w:hanging="360"/>
      </w:pPr>
      <w:rPr>
        <w:rFonts w:ascii="Wingdings" w:hAnsi="Wingdings" w:hint="default"/>
      </w:rPr>
    </w:lvl>
    <w:lvl w:ilvl="3" w:tplc="2C68F1BE">
      <w:start w:val="1"/>
      <w:numFmt w:val="bullet"/>
      <w:lvlText w:val=""/>
      <w:lvlJc w:val="left"/>
      <w:pPr>
        <w:ind w:left="2880" w:hanging="360"/>
      </w:pPr>
      <w:rPr>
        <w:rFonts w:ascii="Symbol" w:hAnsi="Symbol" w:hint="default"/>
      </w:rPr>
    </w:lvl>
    <w:lvl w:ilvl="4" w:tplc="8BD25884">
      <w:start w:val="1"/>
      <w:numFmt w:val="bullet"/>
      <w:lvlText w:val="o"/>
      <w:lvlJc w:val="left"/>
      <w:pPr>
        <w:ind w:left="3600" w:hanging="360"/>
      </w:pPr>
      <w:rPr>
        <w:rFonts w:ascii="Courier New" w:hAnsi="Courier New" w:hint="default"/>
      </w:rPr>
    </w:lvl>
    <w:lvl w:ilvl="5" w:tplc="1D8CDECC">
      <w:start w:val="1"/>
      <w:numFmt w:val="bullet"/>
      <w:lvlText w:val=""/>
      <w:lvlJc w:val="left"/>
      <w:pPr>
        <w:ind w:left="4320" w:hanging="360"/>
      </w:pPr>
      <w:rPr>
        <w:rFonts w:ascii="Wingdings" w:hAnsi="Wingdings" w:hint="default"/>
      </w:rPr>
    </w:lvl>
    <w:lvl w:ilvl="6" w:tplc="F4AC1534">
      <w:start w:val="1"/>
      <w:numFmt w:val="bullet"/>
      <w:lvlText w:val=""/>
      <w:lvlJc w:val="left"/>
      <w:pPr>
        <w:ind w:left="5040" w:hanging="360"/>
      </w:pPr>
      <w:rPr>
        <w:rFonts w:ascii="Symbol" w:hAnsi="Symbol" w:hint="default"/>
      </w:rPr>
    </w:lvl>
    <w:lvl w:ilvl="7" w:tplc="C916EAF0">
      <w:start w:val="1"/>
      <w:numFmt w:val="bullet"/>
      <w:lvlText w:val="o"/>
      <w:lvlJc w:val="left"/>
      <w:pPr>
        <w:ind w:left="5760" w:hanging="360"/>
      </w:pPr>
      <w:rPr>
        <w:rFonts w:ascii="Courier New" w:hAnsi="Courier New" w:hint="default"/>
      </w:rPr>
    </w:lvl>
    <w:lvl w:ilvl="8" w:tplc="A14C862C">
      <w:start w:val="1"/>
      <w:numFmt w:val="bullet"/>
      <w:lvlText w:val=""/>
      <w:lvlJc w:val="left"/>
      <w:pPr>
        <w:ind w:left="6480" w:hanging="360"/>
      </w:pPr>
      <w:rPr>
        <w:rFonts w:ascii="Wingdings" w:hAnsi="Wingdings" w:hint="default"/>
      </w:rPr>
    </w:lvl>
  </w:abstractNum>
  <w:abstractNum w:abstractNumId="18" w15:restartNumberingAfterBreak="0">
    <w:nsid w:val="40D2B48F"/>
    <w:multiLevelType w:val="hybridMultilevel"/>
    <w:tmpl w:val="26CCBB46"/>
    <w:lvl w:ilvl="0" w:tplc="E558FFA2">
      <w:start w:val="1"/>
      <w:numFmt w:val="bullet"/>
      <w:lvlText w:val=""/>
      <w:lvlJc w:val="left"/>
      <w:pPr>
        <w:ind w:left="720" w:hanging="360"/>
      </w:pPr>
      <w:rPr>
        <w:rFonts w:ascii="Symbol" w:hAnsi="Symbol" w:hint="default"/>
      </w:rPr>
    </w:lvl>
    <w:lvl w:ilvl="1" w:tplc="70668BC8">
      <w:start w:val="1"/>
      <w:numFmt w:val="bullet"/>
      <w:lvlText w:val="o"/>
      <w:lvlJc w:val="left"/>
      <w:pPr>
        <w:ind w:left="1440" w:hanging="360"/>
      </w:pPr>
      <w:rPr>
        <w:rFonts w:ascii="Courier New" w:hAnsi="Courier New" w:hint="default"/>
      </w:rPr>
    </w:lvl>
    <w:lvl w:ilvl="2" w:tplc="F712F532">
      <w:start w:val="1"/>
      <w:numFmt w:val="bullet"/>
      <w:lvlText w:val=""/>
      <w:lvlJc w:val="left"/>
      <w:pPr>
        <w:ind w:left="2160" w:hanging="360"/>
      </w:pPr>
      <w:rPr>
        <w:rFonts w:ascii="Wingdings" w:hAnsi="Wingdings" w:hint="default"/>
      </w:rPr>
    </w:lvl>
    <w:lvl w:ilvl="3" w:tplc="0E80893A">
      <w:start w:val="1"/>
      <w:numFmt w:val="bullet"/>
      <w:lvlText w:val=""/>
      <w:lvlJc w:val="left"/>
      <w:pPr>
        <w:ind w:left="2880" w:hanging="360"/>
      </w:pPr>
      <w:rPr>
        <w:rFonts w:ascii="Symbol" w:hAnsi="Symbol" w:hint="default"/>
      </w:rPr>
    </w:lvl>
    <w:lvl w:ilvl="4" w:tplc="E3108AF4">
      <w:start w:val="1"/>
      <w:numFmt w:val="bullet"/>
      <w:lvlText w:val="o"/>
      <w:lvlJc w:val="left"/>
      <w:pPr>
        <w:ind w:left="3600" w:hanging="360"/>
      </w:pPr>
      <w:rPr>
        <w:rFonts w:ascii="Courier New" w:hAnsi="Courier New" w:hint="default"/>
      </w:rPr>
    </w:lvl>
    <w:lvl w:ilvl="5" w:tplc="31308644">
      <w:start w:val="1"/>
      <w:numFmt w:val="bullet"/>
      <w:lvlText w:val=""/>
      <w:lvlJc w:val="left"/>
      <w:pPr>
        <w:ind w:left="4320" w:hanging="360"/>
      </w:pPr>
      <w:rPr>
        <w:rFonts w:ascii="Wingdings" w:hAnsi="Wingdings" w:hint="default"/>
      </w:rPr>
    </w:lvl>
    <w:lvl w:ilvl="6" w:tplc="6AB40B22">
      <w:start w:val="1"/>
      <w:numFmt w:val="bullet"/>
      <w:lvlText w:val=""/>
      <w:lvlJc w:val="left"/>
      <w:pPr>
        <w:ind w:left="5040" w:hanging="360"/>
      </w:pPr>
      <w:rPr>
        <w:rFonts w:ascii="Symbol" w:hAnsi="Symbol" w:hint="default"/>
      </w:rPr>
    </w:lvl>
    <w:lvl w:ilvl="7" w:tplc="75F221E2">
      <w:start w:val="1"/>
      <w:numFmt w:val="bullet"/>
      <w:lvlText w:val="o"/>
      <w:lvlJc w:val="left"/>
      <w:pPr>
        <w:ind w:left="5760" w:hanging="360"/>
      </w:pPr>
      <w:rPr>
        <w:rFonts w:ascii="Courier New" w:hAnsi="Courier New" w:hint="default"/>
      </w:rPr>
    </w:lvl>
    <w:lvl w:ilvl="8" w:tplc="569C15F8">
      <w:start w:val="1"/>
      <w:numFmt w:val="bullet"/>
      <w:lvlText w:val=""/>
      <w:lvlJc w:val="left"/>
      <w:pPr>
        <w:ind w:left="6480" w:hanging="360"/>
      </w:pPr>
      <w:rPr>
        <w:rFonts w:ascii="Wingdings" w:hAnsi="Wingdings" w:hint="default"/>
      </w:rPr>
    </w:lvl>
  </w:abstractNum>
  <w:abstractNum w:abstractNumId="19" w15:restartNumberingAfterBreak="0">
    <w:nsid w:val="424380AA"/>
    <w:multiLevelType w:val="hybridMultilevel"/>
    <w:tmpl w:val="C3B8FDDE"/>
    <w:lvl w:ilvl="0" w:tplc="CA2C9AF4">
      <w:start w:val="1"/>
      <w:numFmt w:val="decimal"/>
      <w:lvlText w:val="%1."/>
      <w:lvlJc w:val="left"/>
      <w:pPr>
        <w:ind w:left="720" w:hanging="360"/>
      </w:pPr>
    </w:lvl>
    <w:lvl w:ilvl="1" w:tplc="08340A64">
      <w:start w:val="1"/>
      <w:numFmt w:val="lowerLetter"/>
      <w:lvlText w:val="%2."/>
      <w:lvlJc w:val="left"/>
      <w:pPr>
        <w:ind w:left="1440" w:hanging="360"/>
      </w:pPr>
    </w:lvl>
    <w:lvl w:ilvl="2" w:tplc="1890B820">
      <w:start w:val="1"/>
      <w:numFmt w:val="lowerRoman"/>
      <w:lvlText w:val="%3."/>
      <w:lvlJc w:val="right"/>
      <w:pPr>
        <w:ind w:left="2160" w:hanging="180"/>
      </w:pPr>
    </w:lvl>
    <w:lvl w:ilvl="3" w:tplc="1CCE84E8">
      <w:start w:val="1"/>
      <w:numFmt w:val="decimal"/>
      <w:lvlText w:val="%4."/>
      <w:lvlJc w:val="left"/>
      <w:pPr>
        <w:ind w:left="2880" w:hanging="360"/>
      </w:pPr>
    </w:lvl>
    <w:lvl w:ilvl="4" w:tplc="531CD734">
      <w:start w:val="1"/>
      <w:numFmt w:val="lowerLetter"/>
      <w:lvlText w:val="%5."/>
      <w:lvlJc w:val="left"/>
      <w:pPr>
        <w:ind w:left="3600" w:hanging="360"/>
      </w:pPr>
    </w:lvl>
    <w:lvl w:ilvl="5" w:tplc="714E3CAE">
      <w:start w:val="1"/>
      <w:numFmt w:val="lowerRoman"/>
      <w:lvlText w:val="%6."/>
      <w:lvlJc w:val="right"/>
      <w:pPr>
        <w:ind w:left="4320" w:hanging="180"/>
      </w:pPr>
    </w:lvl>
    <w:lvl w:ilvl="6" w:tplc="730C2D0C">
      <w:start w:val="1"/>
      <w:numFmt w:val="decimal"/>
      <w:lvlText w:val="%7."/>
      <w:lvlJc w:val="left"/>
      <w:pPr>
        <w:ind w:left="5040" w:hanging="360"/>
      </w:pPr>
    </w:lvl>
    <w:lvl w:ilvl="7" w:tplc="8242B242">
      <w:start w:val="1"/>
      <w:numFmt w:val="lowerLetter"/>
      <w:lvlText w:val="%8."/>
      <w:lvlJc w:val="left"/>
      <w:pPr>
        <w:ind w:left="5760" w:hanging="360"/>
      </w:pPr>
    </w:lvl>
    <w:lvl w:ilvl="8" w:tplc="3D04205A">
      <w:start w:val="1"/>
      <w:numFmt w:val="lowerRoman"/>
      <w:lvlText w:val="%9."/>
      <w:lvlJc w:val="right"/>
      <w:pPr>
        <w:ind w:left="6480" w:hanging="180"/>
      </w:pPr>
    </w:lvl>
  </w:abstractNum>
  <w:abstractNum w:abstractNumId="20" w15:restartNumberingAfterBreak="0">
    <w:nsid w:val="498DA174"/>
    <w:multiLevelType w:val="hybridMultilevel"/>
    <w:tmpl w:val="B9963A6C"/>
    <w:lvl w:ilvl="0" w:tplc="90B4ED92">
      <w:start w:val="1"/>
      <w:numFmt w:val="bullet"/>
      <w:lvlText w:val=""/>
      <w:lvlJc w:val="left"/>
      <w:pPr>
        <w:ind w:left="720" w:hanging="360"/>
      </w:pPr>
      <w:rPr>
        <w:rFonts w:ascii="Symbol" w:hAnsi="Symbol" w:hint="default"/>
      </w:rPr>
    </w:lvl>
    <w:lvl w:ilvl="1" w:tplc="B2EA5C48">
      <w:start w:val="1"/>
      <w:numFmt w:val="bullet"/>
      <w:lvlText w:val="o"/>
      <w:lvlJc w:val="left"/>
      <w:pPr>
        <w:ind w:left="1440" w:hanging="360"/>
      </w:pPr>
      <w:rPr>
        <w:rFonts w:ascii="Courier New" w:hAnsi="Courier New" w:hint="default"/>
      </w:rPr>
    </w:lvl>
    <w:lvl w:ilvl="2" w:tplc="8A520076">
      <w:start w:val="1"/>
      <w:numFmt w:val="bullet"/>
      <w:lvlText w:val=""/>
      <w:lvlJc w:val="left"/>
      <w:pPr>
        <w:ind w:left="2160" w:hanging="360"/>
      </w:pPr>
      <w:rPr>
        <w:rFonts w:ascii="Wingdings" w:hAnsi="Wingdings" w:hint="default"/>
      </w:rPr>
    </w:lvl>
    <w:lvl w:ilvl="3" w:tplc="302ED756">
      <w:start w:val="1"/>
      <w:numFmt w:val="bullet"/>
      <w:lvlText w:val=""/>
      <w:lvlJc w:val="left"/>
      <w:pPr>
        <w:ind w:left="2880" w:hanging="360"/>
      </w:pPr>
      <w:rPr>
        <w:rFonts w:ascii="Symbol" w:hAnsi="Symbol" w:hint="default"/>
      </w:rPr>
    </w:lvl>
    <w:lvl w:ilvl="4" w:tplc="AFD02F88">
      <w:start w:val="1"/>
      <w:numFmt w:val="bullet"/>
      <w:lvlText w:val="o"/>
      <w:lvlJc w:val="left"/>
      <w:pPr>
        <w:ind w:left="3600" w:hanging="360"/>
      </w:pPr>
      <w:rPr>
        <w:rFonts w:ascii="Courier New" w:hAnsi="Courier New" w:hint="default"/>
      </w:rPr>
    </w:lvl>
    <w:lvl w:ilvl="5" w:tplc="D5DC1644">
      <w:start w:val="1"/>
      <w:numFmt w:val="bullet"/>
      <w:lvlText w:val=""/>
      <w:lvlJc w:val="left"/>
      <w:pPr>
        <w:ind w:left="4320" w:hanging="360"/>
      </w:pPr>
      <w:rPr>
        <w:rFonts w:ascii="Wingdings" w:hAnsi="Wingdings" w:hint="default"/>
      </w:rPr>
    </w:lvl>
    <w:lvl w:ilvl="6" w:tplc="701EAA52">
      <w:start w:val="1"/>
      <w:numFmt w:val="bullet"/>
      <w:lvlText w:val=""/>
      <w:lvlJc w:val="left"/>
      <w:pPr>
        <w:ind w:left="5040" w:hanging="360"/>
      </w:pPr>
      <w:rPr>
        <w:rFonts w:ascii="Symbol" w:hAnsi="Symbol" w:hint="default"/>
      </w:rPr>
    </w:lvl>
    <w:lvl w:ilvl="7" w:tplc="B9BAC078">
      <w:start w:val="1"/>
      <w:numFmt w:val="bullet"/>
      <w:lvlText w:val="o"/>
      <w:lvlJc w:val="left"/>
      <w:pPr>
        <w:ind w:left="5760" w:hanging="360"/>
      </w:pPr>
      <w:rPr>
        <w:rFonts w:ascii="Courier New" w:hAnsi="Courier New" w:hint="default"/>
      </w:rPr>
    </w:lvl>
    <w:lvl w:ilvl="8" w:tplc="5EB0F3EE">
      <w:start w:val="1"/>
      <w:numFmt w:val="bullet"/>
      <w:lvlText w:val=""/>
      <w:lvlJc w:val="left"/>
      <w:pPr>
        <w:ind w:left="6480" w:hanging="360"/>
      </w:pPr>
      <w:rPr>
        <w:rFonts w:ascii="Wingdings" w:hAnsi="Wingdings" w:hint="default"/>
      </w:rPr>
    </w:lvl>
  </w:abstractNum>
  <w:abstractNum w:abstractNumId="21" w15:restartNumberingAfterBreak="0">
    <w:nsid w:val="58394015"/>
    <w:multiLevelType w:val="hybridMultilevel"/>
    <w:tmpl w:val="42FC27E6"/>
    <w:lvl w:ilvl="0" w:tplc="1F902548">
      <w:start w:val="2"/>
      <w:numFmt w:val="decimal"/>
      <w:lvlText w:val="%1."/>
      <w:lvlJc w:val="left"/>
      <w:pPr>
        <w:ind w:left="720" w:hanging="360"/>
      </w:pPr>
    </w:lvl>
    <w:lvl w:ilvl="1" w:tplc="899C8D96">
      <w:start w:val="1"/>
      <w:numFmt w:val="lowerLetter"/>
      <w:lvlText w:val="%2."/>
      <w:lvlJc w:val="left"/>
      <w:pPr>
        <w:ind w:left="1440" w:hanging="360"/>
      </w:pPr>
    </w:lvl>
    <w:lvl w:ilvl="2" w:tplc="1E841BC4">
      <w:start w:val="1"/>
      <w:numFmt w:val="lowerRoman"/>
      <w:lvlText w:val="%3."/>
      <w:lvlJc w:val="right"/>
      <w:pPr>
        <w:ind w:left="2160" w:hanging="180"/>
      </w:pPr>
    </w:lvl>
    <w:lvl w:ilvl="3" w:tplc="7E90D940">
      <w:start w:val="1"/>
      <w:numFmt w:val="decimal"/>
      <w:lvlText w:val="%4."/>
      <w:lvlJc w:val="left"/>
      <w:pPr>
        <w:ind w:left="2880" w:hanging="360"/>
      </w:pPr>
    </w:lvl>
    <w:lvl w:ilvl="4" w:tplc="17A8D2D0">
      <w:start w:val="1"/>
      <w:numFmt w:val="lowerLetter"/>
      <w:lvlText w:val="%5."/>
      <w:lvlJc w:val="left"/>
      <w:pPr>
        <w:ind w:left="3600" w:hanging="360"/>
      </w:pPr>
    </w:lvl>
    <w:lvl w:ilvl="5" w:tplc="2E4EC010">
      <w:start w:val="1"/>
      <w:numFmt w:val="lowerRoman"/>
      <w:lvlText w:val="%6."/>
      <w:lvlJc w:val="right"/>
      <w:pPr>
        <w:ind w:left="4320" w:hanging="180"/>
      </w:pPr>
    </w:lvl>
    <w:lvl w:ilvl="6" w:tplc="9C90B924">
      <w:start w:val="1"/>
      <w:numFmt w:val="decimal"/>
      <w:lvlText w:val="%7."/>
      <w:lvlJc w:val="left"/>
      <w:pPr>
        <w:ind w:left="5040" w:hanging="360"/>
      </w:pPr>
    </w:lvl>
    <w:lvl w:ilvl="7" w:tplc="39B40BDA">
      <w:start w:val="1"/>
      <w:numFmt w:val="lowerLetter"/>
      <w:lvlText w:val="%8."/>
      <w:lvlJc w:val="left"/>
      <w:pPr>
        <w:ind w:left="5760" w:hanging="360"/>
      </w:pPr>
    </w:lvl>
    <w:lvl w:ilvl="8" w:tplc="F9E433BA">
      <w:start w:val="1"/>
      <w:numFmt w:val="lowerRoman"/>
      <w:lvlText w:val="%9."/>
      <w:lvlJc w:val="right"/>
      <w:pPr>
        <w:ind w:left="6480" w:hanging="180"/>
      </w:pPr>
    </w:lvl>
  </w:abstractNum>
  <w:abstractNum w:abstractNumId="22" w15:restartNumberingAfterBreak="0">
    <w:nsid w:val="5A230C8F"/>
    <w:multiLevelType w:val="hybridMultilevel"/>
    <w:tmpl w:val="5210A13A"/>
    <w:lvl w:ilvl="0" w:tplc="3AD2F74A">
      <w:start w:val="1"/>
      <w:numFmt w:val="bullet"/>
      <w:lvlText w:val=""/>
      <w:lvlJc w:val="left"/>
      <w:pPr>
        <w:ind w:left="720" w:hanging="360"/>
      </w:pPr>
      <w:rPr>
        <w:rFonts w:ascii="Symbol" w:hAnsi="Symbol" w:hint="default"/>
      </w:rPr>
    </w:lvl>
    <w:lvl w:ilvl="1" w:tplc="631C9856">
      <w:start w:val="1"/>
      <w:numFmt w:val="bullet"/>
      <w:lvlText w:val="o"/>
      <w:lvlJc w:val="left"/>
      <w:pPr>
        <w:ind w:left="1440" w:hanging="360"/>
      </w:pPr>
      <w:rPr>
        <w:rFonts w:ascii="Courier New" w:hAnsi="Courier New" w:hint="default"/>
      </w:rPr>
    </w:lvl>
    <w:lvl w:ilvl="2" w:tplc="86A4D71E">
      <w:start w:val="1"/>
      <w:numFmt w:val="bullet"/>
      <w:lvlText w:val=""/>
      <w:lvlJc w:val="left"/>
      <w:pPr>
        <w:ind w:left="2160" w:hanging="360"/>
      </w:pPr>
      <w:rPr>
        <w:rFonts w:ascii="Wingdings" w:hAnsi="Wingdings" w:hint="default"/>
      </w:rPr>
    </w:lvl>
    <w:lvl w:ilvl="3" w:tplc="1146114C">
      <w:start w:val="1"/>
      <w:numFmt w:val="bullet"/>
      <w:lvlText w:val=""/>
      <w:lvlJc w:val="left"/>
      <w:pPr>
        <w:ind w:left="2880" w:hanging="360"/>
      </w:pPr>
      <w:rPr>
        <w:rFonts w:ascii="Symbol" w:hAnsi="Symbol" w:hint="default"/>
      </w:rPr>
    </w:lvl>
    <w:lvl w:ilvl="4" w:tplc="FC6690D0">
      <w:start w:val="1"/>
      <w:numFmt w:val="bullet"/>
      <w:lvlText w:val="o"/>
      <w:lvlJc w:val="left"/>
      <w:pPr>
        <w:ind w:left="3600" w:hanging="360"/>
      </w:pPr>
      <w:rPr>
        <w:rFonts w:ascii="Courier New" w:hAnsi="Courier New" w:hint="default"/>
      </w:rPr>
    </w:lvl>
    <w:lvl w:ilvl="5" w:tplc="0D0E5352">
      <w:start w:val="1"/>
      <w:numFmt w:val="bullet"/>
      <w:lvlText w:val=""/>
      <w:lvlJc w:val="left"/>
      <w:pPr>
        <w:ind w:left="4320" w:hanging="360"/>
      </w:pPr>
      <w:rPr>
        <w:rFonts w:ascii="Wingdings" w:hAnsi="Wingdings" w:hint="default"/>
      </w:rPr>
    </w:lvl>
    <w:lvl w:ilvl="6" w:tplc="CBAAF626">
      <w:start w:val="1"/>
      <w:numFmt w:val="bullet"/>
      <w:lvlText w:val=""/>
      <w:lvlJc w:val="left"/>
      <w:pPr>
        <w:ind w:left="5040" w:hanging="360"/>
      </w:pPr>
      <w:rPr>
        <w:rFonts w:ascii="Symbol" w:hAnsi="Symbol" w:hint="default"/>
      </w:rPr>
    </w:lvl>
    <w:lvl w:ilvl="7" w:tplc="AA5C07E2">
      <w:start w:val="1"/>
      <w:numFmt w:val="bullet"/>
      <w:lvlText w:val="o"/>
      <w:lvlJc w:val="left"/>
      <w:pPr>
        <w:ind w:left="5760" w:hanging="360"/>
      </w:pPr>
      <w:rPr>
        <w:rFonts w:ascii="Courier New" w:hAnsi="Courier New" w:hint="default"/>
      </w:rPr>
    </w:lvl>
    <w:lvl w:ilvl="8" w:tplc="E6BE8536">
      <w:start w:val="1"/>
      <w:numFmt w:val="bullet"/>
      <w:lvlText w:val=""/>
      <w:lvlJc w:val="left"/>
      <w:pPr>
        <w:ind w:left="6480" w:hanging="360"/>
      </w:pPr>
      <w:rPr>
        <w:rFonts w:ascii="Wingdings" w:hAnsi="Wingdings" w:hint="default"/>
      </w:rPr>
    </w:lvl>
  </w:abstractNum>
  <w:abstractNum w:abstractNumId="23" w15:restartNumberingAfterBreak="0">
    <w:nsid w:val="5F2D13FE"/>
    <w:multiLevelType w:val="hybridMultilevel"/>
    <w:tmpl w:val="B9A0E324"/>
    <w:lvl w:ilvl="0" w:tplc="695ED3D2">
      <w:start w:val="1"/>
      <w:numFmt w:val="bullet"/>
      <w:lvlText w:val="·"/>
      <w:lvlJc w:val="left"/>
      <w:pPr>
        <w:ind w:left="720" w:hanging="360"/>
      </w:pPr>
      <w:rPr>
        <w:rFonts w:ascii="Symbol" w:hAnsi="Symbol" w:hint="default"/>
      </w:rPr>
    </w:lvl>
    <w:lvl w:ilvl="1" w:tplc="C1CE94FA">
      <w:start w:val="1"/>
      <w:numFmt w:val="bullet"/>
      <w:lvlText w:val="o"/>
      <w:lvlJc w:val="left"/>
      <w:pPr>
        <w:ind w:left="1440" w:hanging="360"/>
      </w:pPr>
      <w:rPr>
        <w:rFonts w:ascii="Courier New" w:hAnsi="Courier New" w:hint="default"/>
      </w:rPr>
    </w:lvl>
    <w:lvl w:ilvl="2" w:tplc="DA3CDCE4">
      <w:start w:val="1"/>
      <w:numFmt w:val="bullet"/>
      <w:lvlText w:val=""/>
      <w:lvlJc w:val="left"/>
      <w:pPr>
        <w:ind w:left="2160" w:hanging="360"/>
      </w:pPr>
      <w:rPr>
        <w:rFonts w:ascii="Wingdings" w:hAnsi="Wingdings" w:hint="default"/>
      </w:rPr>
    </w:lvl>
    <w:lvl w:ilvl="3" w:tplc="91863F8A">
      <w:start w:val="1"/>
      <w:numFmt w:val="bullet"/>
      <w:lvlText w:val=""/>
      <w:lvlJc w:val="left"/>
      <w:pPr>
        <w:ind w:left="2880" w:hanging="360"/>
      </w:pPr>
      <w:rPr>
        <w:rFonts w:ascii="Symbol" w:hAnsi="Symbol" w:hint="default"/>
      </w:rPr>
    </w:lvl>
    <w:lvl w:ilvl="4" w:tplc="018A6A38">
      <w:start w:val="1"/>
      <w:numFmt w:val="bullet"/>
      <w:lvlText w:val="o"/>
      <w:lvlJc w:val="left"/>
      <w:pPr>
        <w:ind w:left="3600" w:hanging="360"/>
      </w:pPr>
      <w:rPr>
        <w:rFonts w:ascii="Courier New" w:hAnsi="Courier New" w:hint="default"/>
      </w:rPr>
    </w:lvl>
    <w:lvl w:ilvl="5" w:tplc="53207A24">
      <w:start w:val="1"/>
      <w:numFmt w:val="bullet"/>
      <w:lvlText w:val=""/>
      <w:lvlJc w:val="left"/>
      <w:pPr>
        <w:ind w:left="4320" w:hanging="360"/>
      </w:pPr>
      <w:rPr>
        <w:rFonts w:ascii="Wingdings" w:hAnsi="Wingdings" w:hint="default"/>
      </w:rPr>
    </w:lvl>
    <w:lvl w:ilvl="6" w:tplc="5D306E8E">
      <w:start w:val="1"/>
      <w:numFmt w:val="bullet"/>
      <w:lvlText w:val=""/>
      <w:lvlJc w:val="left"/>
      <w:pPr>
        <w:ind w:left="5040" w:hanging="360"/>
      </w:pPr>
      <w:rPr>
        <w:rFonts w:ascii="Symbol" w:hAnsi="Symbol" w:hint="default"/>
      </w:rPr>
    </w:lvl>
    <w:lvl w:ilvl="7" w:tplc="D832A154">
      <w:start w:val="1"/>
      <w:numFmt w:val="bullet"/>
      <w:lvlText w:val="o"/>
      <w:lvlJc w:val="left"/>
      <w:pPr>
        <w:ind w:left="5760" w:hanging="360"/>
      </w:pPr>
      <w:rPr>
        <w:rFonts w:ascii="Courier New" w:hAnsi="Courier New" w:hint="default"/>
      </w:rPr>
    </w:lvl>
    <w:lvl w:ilvl="8" w:tplc="AD52A052">
      <w:start w:val="1"/>
      <w:numFmt w:val="bullet"/>
      <w:lvlText w:val=""/>
      <w:lvlJc w:val="left"/>
      <w:pPr>
        <w:ind w:left="6480" w:hanging="360"/>
      </w:pPr>
      <w:rPr>
        <w:rFonts w:ascii="Wingdings" w:hAnsi="Wingdings" w:hint="default"/>
      </w:rPr>
    </w:lvl>
  </w:abstractNum>
  <w:abstractNum w:abstractNumId="24" w15:restartNumberingAfterBreak="0">
    <w:nsid w:val="63999541"/>
    <w:multiLevelType w:val="hybridMultilevel"/>
    <w:tmpl w:val="491E53F6"/>
    <w:lvl w:ilvl="0" w:tplc="912E357E">
      <w:start w:val="1"/>
      <w:numFmt w:val="decimal"/>
      <w:lvlText w:val="%1."/>
      <w:lvlJc w:val="left"/>
      <w:pPr>
        <w:ind w:left="720" w:hanging="360"/>
      </w:pPr>
    </w:lvl>
    <w:lvl w:ilvl="1" w:tplc="B4D0291E">
      <w:start w:val="1"/>
      <w:numFmt w:val="lowerLetter"/>
      <w:lvlText w:val="%2."/>
      <w:lvlJc w:val="left"/>
      <w:pPr>
        <w:ind w:left="1440" w:hanging="360"/>
      </w:pPr>
    </w:lvl>
    <w:lvl w:ilvl="2" w:tplc="BF68A9B2">
      <w:start w:val="1"/>
      <w:numFmt w:val="lowerRoman"/>
      <w:lvlText w:val="%3."/>
      <w:lvlJc w:val="right"/>
      <w:pPr>
        <w:ind w:left="2160" w:hanging="180"/>
      </w:pPr>
    </w:lvl>
    <w:lvl w:ilvl="3" w:tplc="A0B60CA6">
      <w:start w:val="1"/>
      <w:numFmt w:val="decimal"/>
      <w:lvlText w:val="%4."/>
      <w:lvlJc w:val="left"/>
      <w:pPr>
        <w:ind w:left="2880" w:hanging="360"/>
      </w:pPr>
    </w:lvl>
    <w:lvl w:ilvl="4" w:tplc="AC18859E">
      <w:start w:val="1"/>
      <w:numFmt w:val="lowerLetter"/>
      <w:lvlText w:val="%5."/>
      <w:lvlJc w:val="left"/>
      <w:pPr>
        <w:ind w:left="3600" w:hanging="360"/>
      </w:pPr>
    </w:lvl>
    <w:lvl w:ilvl="5" w:tplc="A11AFE7E">
      <w:start w:val="1"/>
      <w:numFmt w:val="lowerRoman"/>
      <w:lvlText w:val="%6."/>
      <w:lvlJc w:val="right"/>
      <w:pPr>
        <w:ind w:left="4320" w:hanging="180"/>
      </w:pPr>
    </w:lvl>
    <w:lvl w:ilvl="6" w:tplc="EE5E3CF4">
      <w:start w:val="1"/>
      <w:numFmt w:val="decimal"/>
      <w:lvlText w:val="%7."/>
      <w:lvlJc w:val="left"/>
      <w:pPr>
        <w:ind w:left="5040" w:hanging="360"/>
      </w:pPr>
    </w:lvl>
    <w:lvl w:ilvl="7" w:tplc="DB2CA9E6">
      <w:start w:val="1"/>
      <w:numFmt w:val="lowerLetter"/>
      <w:lvlText w:val="%8."/>
      <w:lvlJc w:val="left"/>
      <w:pPr>
        <w:ind w:left="5760" w:hanging="360"/>
      </w:pPr>
    </w:lvl>
    <w:lvl w:ilvl="8" w:tplc="6D5AA8CA">
      <w:start w:val="1"/>
      <w:numFmt w:val="lowerRoman"/>
      <w:lvlText w:val="%9."/>
      <w:lvlJc w:val="right"/>
      <w:pPr>
        <w:ind w:left="6480" w:hanging="180"/>
      </w:pPr>
    </w:lvl>
  </w:abstractNum>
  <w:abstractNum w:abstractNumId="25" w15:restartNumberingAfterBreak="0">
    <w:nsid w:val="69381D23"/>
    <w:multiLevelType w:val="hybridMultilevel"/>
    <w:tmpl w:val="C8C834CA"/>
    <w:lvl w:ilvl="0" w:tplc="93D26A3A">
      <w:start w:val="1"/>
      <w:numFmt w:val="bullet"/>
      <w:lvlText w:val=""/>
      <w:lvlJc w:val="left"/>
      <w:pPr>
        <w:ind w:left="720" w:hanging="360"/>
      </w:pPr>
      <w:rPr>
        <w:rFonts w:ascii="Symbol" w:hAnsi="Symbol" w:hint="default"/>
      </w:rPr>
    </w:lvl>
    <w:lvl w:ilvl="1" w:tplc="9A042F54">
      <w:start w:val="1"/>
      <w:numFmt w:val="bullet"/>
      <w:lvlText w:val="o"/>
      <w:lvlJc w:val="left"/>
      <w:pPr>
        <w:ind w:left="1440" w:hanging="360"/>
      </w:pPr>
      <w:rPr>
        <w:rFonts w:ascii="Courier New" w:hAnsi="Courier New" w:hint="default"/>
      </w:rPr>
    </w:lvl>
    <w:lvl w:ilvl="2" w:tplc="FA2284A6">
      <w:start w:val="1"/>
      <w:numFmt w:val="bullet"/>
      <w:lvlText w:val=""/>
      <w:lvlJc w:val="left"/>
      <w:pPr>
        <w:ind w:left="2160" w:hanging="360"/>
      </w:pPr>
      <w:rPr>
        <w:rFonts w:ascii="Wingdings" w:hAnsi="Wingdings" w:hint="default"/>
      </w:rPr>
    </w:lvl>
    <w:lvl w:ilvl="3" w:tplc="66E839A8">
      <w:start w:val="1"/>
      <w:numFmt w:val="bullet"/>
      <w:lvlText w:val=""/>
      <w:lvlJc w:val="left"/>
      <w:pPr>
        <w:ind w:left="2880" w:hanging="360"/>
      </w:pPr>
      <w:rPr>
        <w:rFonts w:ascii="Symbol" w:hAnsi="Symbol" w:hint="default"/>
      </w:rPr>
    </w:lvl>
    <w:lvl w:ilvl="4" w:tplc="75B63914">
      <w:start w:val="1"/>
      <w:numFmt w:val="bullet"/>
      <w:lvlText w:val="o"/>
      <w:lvlJc w:val="left"/>
      <w:pPr>
        <w:ind w:left="3600" w:hanging="360"/>
      </w:pPr>
      <w:rPr>
        <w:rFonts w:ascii="Courier New" w:hAnsi="Courier New" w:hint="default"/>
      </w:rPr>
    </w:lvl>
    <w:lvl w:ilvl="5" w:tplc="14209050">
      <w:start w:val="1"/>
      <w:numFmt w:val="bullet"/>
      <w:lvlText w:val=""/>
      <w:lvlJc w:val="left"/>
      <w:pPr>
        <w:ind w:left="4320" w:hanging="360"/>
      </w:pPr>
      <w:rPr>
        <w:rFonts w:ascii="Wingdings" w:hAnsi="Wingdings" w:hint="default"/>
      </w:rPr>
    </w:lvl>
    <w:lvl w:ilvl="6" w:tplc="F5765FE4">
      <w:start w:val="1"/>
      <w:numFmt w:val="bullet"/>
      <w:lvlText w:val=""/>
      <w:lvlJc w:val="left"/>
      <w:pPr>
        <w:ind w:left="5040" w:hanging="360"/>
      </w:pPr>
      <w:rPr>
        <w:rFonts w:ascii="Symbol" w:hAnsi="Symbol" w:hint="default"/>
      </w:rPr>
    </w:lvl>
    <w:lvl w:ilvl="7" w:tplc="4852E8D4">
      <w:start w:val="1"/>
      <w:numFmt w:val="bullet"/>
      <w:lvlText w:val="o"/>
      <w:lvlJc w:val="left"/>
      <w:pPr>
        <w:ind w:left="5760" w:hanging="360"/>
      </w:pPr>
      <w:rPr>
        <w:rFonts w:ascii="Courier New" w:hAnsi="Courier New" w:hint="default"/>
      </w:rPr>
    </w:lvl>
    <w:lvl w:ilvl="8" w:tplc="BECAF338">
      <w:start w:val="1"/>
      <w:numFmt w:val="bullet"/>
      <w:lvlText w:val=""/>
      <w:lvlJc w:val="left"/>
      <w:pPr>
        <w:ind w:left="6480" w:hanging="360"/>
      </w:pPr>
      <w:rPr>
        <w:rFonts w:ascii="Wingdings" w:hAnsi="Wingdings" w:hint="default"/>
      </w:rPr>
    </w:lvl>
  </w:abstractNum>
  <w:abstractNum w:abstractNumId="26" w15:restartNumberingAfterBreak="0">
    <w:nsid w:val="6E961339"/>
    <w:multiLevelType w:val="hybridMultilevel"/>
    <w:tmpl w:val="E196E390"/>
    <w:lvl w:ilvl="0" w:tplc="8EDE77A8">
      <w:start w:val="1"/>
      <w:numFmt w:val="bullet"/>
      <w:lvlText w:val="·"/>
      <w:lvlJc w:val="left"/>
      <w:pPr>
        <w:ind w:left="720" w:hanging="360"/>
      </w:pPr>
      <w:rPr>
        <w:rFonts w:ascii="Symbol" w:hAnsi="Symbol" w:hint="default"/>
      </w:rPr>
    </w:lvl>
    <w:lvl w:ilvl="1" w:tplc="0060C66E">
      <w:start w:val="1"/>
      <w:numFmt w:val="bullet"/>
      <w:lvlText w:val="o"/>
      <w:lvlJc w:val="left"/>
      <w:pPr>
        <w:ind w:left="1440" w:hanging="360"/>
      </w:pPr>
      <w:rPr>
        <w:rFonts w:ascii="Courier New" w:hAnsi="Courier New" w:hint="default"/>
      </w:rPr>
    </w:lvl>
    <w:lvl w:ilvl="2" w:tplc="DF4AA45A">
      <w:start w:val="1"/>
      <w:numFmt w:val="bullet"/>
      <w:lvlText w:val=""/>
      <w:lvlJc w:val="left"/>
      <w:pPr>
        <w:ind w:left="2160" w:hanging="360"/>
      </w:pPr>
      <w:rPr>
        <w:rFonts w:ascii="Wingdings" w:hAnsi="Wingdings" w:hint="default"/>
      </w:rPr>
    </w:lvl>
    <w:lvl w:ilvl="3" w:tplc="79E49E10">
      <w:start w:val="1"/>
      <w:numFmt w:val="bullet"/>
      <w:lvlText w:val=""/>
      <w:lvlJc w:val="left"/>
      <w:pPr>
        <w:ind w:left="2880" w:hanging="360"/>
      </w:pPr>
      <w:rPr>
        <w:rFonts w:ascii="Symbol" w:hAnsi="Symbol" w:hint="default"/>
      </w:rPr>
    </w:lvl>
    <w:lvl w:ilvl="4" w:tplc="4D284EA8">
      <w:start w:val="1"/>
      <w:numFmt w:val="bullet"/>
      <w:lvlText w:val="o"/>
      <w:lvlJc w:val="left"/>
      <w:pPr>
        <w:ind w:left="3600" w:hanging="360"/>
      </w:pPr>
      <w:rPr>
        <w:rFonts w:ascii="Courier New" w:hAnsi="Courier New" w:hint="default"/>
      </w:rPr>
    </w:lvl>
    <w:lvl w:ilvl="5" w:tplc="E40402C0">
      <w:start w:val="1"/>
      <w:numFmt w:val="bullet"/>
      <w:lvlText w:val=""/>
      <w:lvlJc w:val="left"/>
      <w:pPr>
        <w:ind w:left="4320" w:hanging="360"/>
      </w:pPr>
      <w:rPr>
        <w:rFonts w:ascii="Wingdings" w:hAnsi="Wingdings" w:hint="default"/>
      </w:rPr>
    </w:lvl>
    <w:lvl w:ilvl="6" w:tplc="01440056">
      <w:start w:val="1"/>
      <w:numFmt w:val="bullet"/>
      <w:lvlText w:val=""/>
      <w:lvlJc w:val="left"/>
      <w:pPr>
        <w:ind w:left="5040" w:hanging="360"/>
      </w:pPr>
      <w:rPr>
        <w:rFonts w:ascii="Symbol" w:hAnsi="Symbol" w:hint="default"/>
      </w:rPr>
    </w:lvl>
    <w:lvl w:ilvl="7" w:tplc="2A18556C">
      <w:start w:val="1"/>
      <w:numFmt w:val="bullet"/>
      <w:lvlText w:val="o"/>
      <w:lvlJc w:val="left"/>
      <w:pPr>
        <w:ind w:left="5760" w:hanging="360"/>
      </w:pPr>
      <w:rPr>
        <w:rFonts w:ascii="Courier New" w:hAnsi="Courier New" w:hint="default"/>
      </w:rPr>
    </w:lvl>
    <w:lvl w:ilvl="8" w:tplc="6D54AB58">
      <w:start w:val="1"/>
      <w:numFmt w:val="bullet"/>
      <w:lvlText w:val=""/>
      <w:lvlJc w:val="left"/>
      <w:pPr>
        <w:ind w:left="6480" w:hanging="360"/>
      </w:pPr>
      <w:rPr>
        <w:rFonts w:ascii="Wingdings" w:hAnsi="Wingdings" w:hint="default"/>
      </w:rPr>
    </w:lvl>
  </w:abstractNum>
  <w:abstractNum w:abstractNumId="27" w15:restartNumberingAfterBreak="0">
    <w:nsid w:val="7509F618"/>
    <w:multiLevelType w:val="hybridMultilevel"/>
    <w:tmpl w:val="99A62454"/>
    <w:lvl w:ilvl="0" w:tplc="23CA87B8">
      <w:start w:val="1"/>
      <w:numFmt w:val="decimal"/>
      <w:lvlText w:val="%1."/>
      <w:lvlJc w:val="left"/>
      <w:pPr>
        <w:ind w:left="720" w:hanging="360"/>
      </w:pPr>
    </w:lvl>
    <w:lvl w:ilvl="1" w:tplc="30FA4FA4">
      <w:start w:val="1"/>
      <w:numFmt w:val="lowerLetter"/>
      <w:lvlText w:val="%2."/>
      <w:lvlJc w:val="left"/>
      <w:pPr>
        <w:ind w:left="1440" w:hanging="360"/>
      </w:pPr>
    </w:lvl>
    <w:lvl w:ilvl="2" w:tplc="B1F8E6EA">
      <w:start w:val="1"/>
      <w:numFmt w:val="lowerRoman"/>
      <w:lvlText w:val="%3."/>
      <w:lvlJc w:val="right"/>
      <w:pPr>
        <w:ind w:left="2160" w:hanging="180"/>
      </w:pPr>
    </w:lvl>
    <w:lvl w:ilvl="3" w:tplc="4274CBC0">
      <w:start w:val="1"/>
      <w:numFmt w:val="decimal"/>
      <w:lvlText w:val="%4."/>
      <w:lvlJc w:val="left"/>
      <w:pPr>
        <w:ind w:left="2880" w:hanging="360"/>
      </w:pPr>
    </w:lvl>
    <w:lvl w:ilvl="4" w:tplc="14207026">
      <w:start w:val="1"/>
      <w:numFmt w:val="lowerLetter"/>
      <w:lvlText w:val="%5."/>
      <w:lvlJc w:val="left"/>
      <w:pPr>
        <w:ind w:left="3600" w:hanging="360"/>
      </w:pPr>
    </w:lvl>
    <w:lvl w:ilvl="5" w:tplc="FE500B46">
      <w:start w:val="1"/>
      <w:numFmt w:val="lowerRoman"/>
      <w:lvlText w:val="%6."/>
      <w:lvlJc w:val="right"/>
      <w:pPr>
        <w:ind w:left="4320" w:hanging="180"/>
      </w:pPr>
    </w:lvl>
    <w:lvl w:ilvl="6" w:tplc="CDB889D4">
      <w:start w:val="1"/>
      <w:numFmt w:val="decimal"/>
      <w:lvlText w:val="%7."/>
      <w:lvlJc w:val="left"/>
      <w:pPr>
        <w:ind w:left="5040" w:hanging="360"/>
      </w:pPr>
    </w:lvl>
    <w:lvl w:ilvl="7" w:tplc="35A68DF2">
      <w:start w:val="1"/>
      <w:numFmt w:val="lowerLetter"/>
      <w:lvlText w:val="%8."/>
      <w:lvlJc w:val="left"/>
      <w:pPr>
        <w:ind w:left="5760" w:hanging="360"/>
      </w:pPr>
    </w:lvl>
    <w:lvl w:ilvl="8" w:tplc="13DC45D0">
      <w:start w:val="1"/>
      <w:numFmt w:val="lowerRoman"/>
      <w:lvlText w:val="%9."/>
      <w:lvlJc w:val="right"/>
      <w:pPr>
        <w:ind w:left="6480" w:hanging="180"/>
      </w:pPr>
    </w:lvl>
  </w:abstractNum>
  <w:abstractNum w:abstractNumId="28" w15:restartNumberingAfterBreak="0">
    <w:nsid w:val="768A8331"/>
    <w:multiLevelType w:val="hybridMultilevel"/>
    <w:tmpl w:val="15083084"/>
    <w:lvl w:ilvl="0" w:tplc="8AB60A90">
      <w:start w:val="1"/>
      <w:numFmt w:val="bullet"/>
      <w:lvlText w:val="·"/>
      <w:lvlJc w:val="left"/>
      <w:pPr>
        <w:ind w:left="720" w:hanging="360"/>
      </w:pPr>
      <w:rPr>
        <w:rFonts w:ascii="Symbol" w:hAnsi="Symbol" w:hint="default"/>
      </w:rPr>
    </w:lvl>
    <w:lvl w:ilvl="1" w:tplc="7DA8056E">
      <w:start w:val="1"/>
      <w:numFmt w:val="bullet"/>
      <w:lvlText w:val="o"/>
      <w:lvlJc w:val="left"/>
      <w:pPr>
        <w:ind w:left="1440" w:hanging="360"/>
      </w:pPr>
      <w:rPr>
        <w:rFonts w:ascii="Courier New" w:hAnsi="Courier New" w:hint="default"/>
      </w:rPr>
    </w:lvl>
    <w:lvl w:ilvl="2" w:tplc="C09A6290">
      <w:start w:val="1"/>
      <w:numFmt w:val="bullet"/>
      <w:lvlText w:val=""/>
      <w:lvlJc w:val="left"/>
      <w:pPr>
        <w:ind w:left="2160" w:hanging="360"/>
      </w:pPr>
      <w:rPr>
        <w:rFonts w:ascii="Wingdings" w:hAnsi="Wingdings" w:hint="default"/>
      </w:rPr>
    </w:lvl>
    <w:lvl w:ilvl="3" w:tplc="876E3122">
      <w:start w:val="1"/>
      <w:numFmt w:val="bullet"/>
      <w:lvlText w:val=""/>
      <w:lvlJc w:val="left"/>
      <w:pPr>
        <w:ind w:left="2880" w:hanging="360"/>
      </w:pPr>
      <w:rPr>
        <w:rFonts w:ascii="Symbol" w:hAnsi="Symbol" w:hint="default"/>
      </w:rPr>
    </w:lvl>
    <w:lvl w:ilvl="4" w:tplc="658AD532">
      <w:start w:val="1"/>
      <w:numFmt w:val="bullet"/>
      <w:lvlText w:val="o"/>
      <w:lvlJc w:val="left"/>
      <w:pPr>
        <w:ind w:left="3600" w:hanging="360"/>
      </w:pPr>
      <w:rPr>
        <w:rFonts w:ascii="Courier New" w:hAnsi="Courier New" w:hint="default"/>
      </w:rPr>
    </w:lvl>
    <w:lvl w:ilvl="5" w:tplc="7034DE84">
      <w:start w:val="1"/>
      <w:numFmt w:val="bullet"/>
      <w:lvlText w:val=""/>
      <w:lvlJc w:val="left"/>
      <w:pPr>
        <w:ind w:left="4320" w:hanging="360"/>
      </w:pPr>
      <w:rPr>
        <w:rFonts w:ascii="Wingdings" w:hAnsi="Wingdings" w:hint="default"/>
      </w:rPr>
    </w:lvl>
    <w:lvl w:ilvl="6" w:tplc="0DCA5012">
      <w:start w:val="1"/>
      <w:numFmt w:val="bullet"/>
      <w:lvlText w:val=""/>
      <w:lvlJc w:val="left"/>
      <w:pPr>
        <w:ind w:left="5040" w:hanging="360"/>
      </w:pPr>
      <w:rPr>
        <w:rFonts w:ascii="Symbol" w:hAnsi="Symbol" w:hint="default"/>
      </w:rPr>
    </w:lvl>
    <w:lvl w:ilvl="7" w:tplc="1ECA75D4">
      <w:start w:val="1"/>
      <w:numFmt w:val="bullet"/>
      <w:lvlText w:val="o"/>
      <w:lvlJc w:val="left"/>
      <w:pPr>
        <w:ind w:left="5760" w:hanging="360"/>
      </w:pPr>
      <w:rPr>
        <w:rFonts w:ascii="Courier New" w:hAnsi="Courier New" w:hint="default"/>
      </w:rPr>
    </w:lvl>
    <w:lvl w:ilvl="8" w:tplc="B544A16C">
      <w:start w:val="1"/>
      <w:numFmt w:val="bullet"/>
      <w:lvlText w:val=""/>
      <w:lvlJc w:val="left"/>
      <w:pPr>
        <w:ind w:left="6480" w:hanging="360"/>
      </w:pPr>
      <w:rPr>
        <w:rFonts w:ascii="Wingdings" w:hAnsi="Wingdings" w:hint="default"/>
      </w:rPr>
    </w:lvl>
  </w:abstractNum>
  <w:abstractNum w:abstractNumId="29" w15:restartNumberingAfterBreak="0">
    <w:nsid w:val="77E6F2A7"/>
    <w:multiLevelType w:val="hybridMultilevel"/>
    <w:tmpl w:val="3B9C41BC"/>
    <w:lvl w:ilvl="0" w:tplc="57ACC69C">
      <w:start w:val="1"/>
      <w:numFmt w:val="bullet"/>
      <w:lvlText w:val=""/>
      <w:lvlJc w:val="left"/>
      <w:pPr>
        <w:ind w:left="720" w:hanging="360"/>
      </w:pPr>
      <w:rPr>
        <w:rFonts w:ascii="Symbol" w:hAnsi="Symbol" w:hint="default"/>
      </w:rPr>
    </w:lvl>
    <w:lvl w:ilvl="1" w:tplc="DDACC01C">
      <w:start w:val="1"/>
      <w:numFmt w:val="bullet"/>
      <w:lvlText w:val="o"/>
      <w:lvlJc w:val="left"/>
      <w:pPr>
        <w:ind w:left="1440" w:hanging="360"/>
      </w:pPr>
      <w:rPr>
        <w:rFonts w:ascii="Courier New" w:hAnsi="Courier New" w:hint="default"/>
      </w:rPr>
    </w:lvl>
    <w:lvl w:ilvl="2" w:tplc="7F06A8EC">
      <w:start w:val="1"/>
      <w:numFmt w:val="bullet"/>
      <w:lvlText w:val=""/>
      <w:lvlJc w:val="left"/>
      <w:pPr>
        <w:ind w:left="2160" w:hanging="360"/>
      </w:pPr>
      <w:rPr>
        <w:rFonts w:ascii="Wingdings" w:hAnsi="Wingdings" w:hint="default"/>
      </w:rPr>
    </w:lvl>
    <w:lvl w:ilvl="3" w:tplc="D80245AA">
      <w:start w:val="1"/>
      <w:numFmt w:val="bullet"/>
      <w:lvlText w:val=""/>
      <w:lvlJc w:val="left"/>
      <w:pPr>
        <w:ind w:left="2880" w:hanging="360"/>
      </w:pPr>
      <w:rPr>
        <w:rFonts w:ascii="Symbol" w:hAnsi="Symbol" w:hint="default"/>
      </w:rPr>
    </w:lvl>
    <w:lvl w:ilvl="4" w:tplc="1270C980">
      <w:start w:val="1"/>
      <w:numFmt w:val="bullet"/>
      <w:lvlText w:val="o"/>
      <w:lvlJc w:val="left"/>
      <w:pPr>
        <w:ind w:left="3600" w:hanging="360"/>
      </w:pPr>
      <w:rPr>
        <w:rFonts w:ascii="Courier New" w:hAnsi="Courier New" w:hint="default"/>
      </w:rPr>
    </w:lvl>
    <w:lvl w:ilvl="5" w:tplc="A80C5092">
      <w:start w:val="1"/>
      <w:numFmt w:val="bullet"/>
      <w:lvlText w:val=""/>
      <w:lvlJc w:val="left"/>
      <w:pPr>
        <w:ind w:left="4320" w:hanging="360"/>
      </w:pPr>
      <w:rPr>
        <w:rFonts w:ascii="Wingdings" w:hAnsi="Wingdings" w:hint="default"/>
      </w:rPr>
    </w:lvl>
    <w:lvl w:ilvl="6" w:tplc="46383EAA">
      <w:start w:val="1"/>
      <w:numFmt w:val="bullet"/>
      <w:lvlText w:val=""/>
      <w:lvlJc w:val="left"/>
      <w:pPr>
        <w:ind w:left="5040" w:hanging="360"/>
      </w:pPr>
      <w:rPr>
        <w:rFonts w:ascii="Symbol" w:hAnsi="Symbol" w:hint="default"/>
      </w:rPr>
    </w:lvl>
    <w:lvl w:ilvl="7" w:tplc="534C1A52">
      <w:start w:val="1"/>
      <w:numFmt w:val="bullet"/>
      <w:lvlText w:val="o"/>
      <w:lvlJc w:val="left"/>
      <w:pPr>
        <w:ind w:left="5760" w:hanging="360"/>
      </w:pPr>
      <w:rPr>
        <w:rFonts w:ascii="Courier New" w:hAnsi="Courier New" w:hint="default"/>
      </w:rPr>
    </w:lvl>
    <w:lvl w:ilvl="8" w:tplc="2F02B818">
      <w:start w:val="1"/>
      <w:numFmt w:val="bullet"/>
      <w:lvlText w:val=""/>
      <w:lvlJc w:val="left"/>
      <w:pPr>
        <w:ind w:left="6480" w:hanging="360"/>
      </w:pPr>
      <w:rPr>
        <w:rFonts w:ascii="Wingdings" w:hAnsi="Wingdings" w:hint="default"/>
      </w:rPr>
    </w:lvl>
  </w:abstractNum>
  <w:abstractNum w:abstractNumId="30" w15:restartNumberingAfterBreak="0">
    <w:nsid w:val="7F42ABDC"/>
    <w:multiLevelType w:val="hybridMultilevel"/>
    <w:tmpl w:val="BF64D91E"/>
    <w:lvl w:ilvl="0" w:tplc="1250020E">
      <w:start w:val="1"/>
      <w:numFmt w:val="bullet"/>
      <w:lvlText w:val="·"/>
      <w:lvlJc w:val="left"/>
      <w:pPr>
        <w:ind w:left="720" w:hanging="360"/>
      </w:pPr>
      <w:rPr>
        <w:rFonts w:ascii="Symbol" w:hAnsi="Symbol" w:hint="default"/>
      </w:rPr>
    </w:lvl>
    <w:lvl w:ilvl="1" w:tplc="27A695DC">
      <w:start w:val="1"/>
      <w:numFmt w:val="bullet"/>
      <w:lvlText w:val="o"/>
      <w:lvlJc w:val="left"/>
      <w:pPr>
        <w:ind w:left="1440" w:hanging="360"/>
      </w:pPr>
      <w:rPr>
        <w:rFonts w:ascii="Symbol" w:hAnsi="Symbol" w:hint="default"/>
      </w:rPr>
    </w:lvl>
    <w:lvl w:ilvl="2" w:tplc="835CF430">
      <w:start w:val="1"/>
      <w:numFmt w:val="bullet"/>
      <w:lvlText w:val=""/>
      <w:lvlJc w:val="left"/>
      <w:pPr>
        <w:ind w:left="2160" w:hanging="360"/>
      </w:pPr>
      <w:rPr>
        <w:rFonts w:ascii="Wingdings" w:hAnsi="Wingdings" w:hint="default"/>
      </w:rPr>
    </w:lvl>
    <w:lvl w:ilvl="3" w:tplc="91D4E258">
      <w:start w:val="1"/>
      <w:numFmt w:val="bullet"/>
      <w:lvlText w:val=""/>
      <w:lvlJc w:val="left"/>
      <w:pPr>
        <w:ind w:left="2880" w:hanging="360"/>
      </w:pPr>
      <w:rPr>
        <w:rFonts w:ascii="Symbol" w:hAnsi="Symbol" w:hint="default"/>
      </w:rPr>
    </w:lvl>
    <w:lvl w:ilvl="4" w:tplc="ECFC07B6">
      <w:start w:val="1"/>
      <w:numFmt w:val="bullet"/>
      <w:lvlText w:val="o"/>
      <w:lvlJc w:val="left"/>
      <w:pPr>
        <w:ind w:left="3600" w:hanging="360"/>
      </w:pPr>
      <w:rPr>
        <w:rFonts w:ascii="Courier New" w:hAnsi="Courier New" w:hint="default"/>
      </w:rPr>
    </w:lvl>
    <w:lvl w:ilvl="5" w:tplc="0A604958">
      <w:start w:val="1"/>
      <w:numFmt w:val="bullet"/>
      <w:lvlText w:val=""/>
      <w:lvlJc w:val="left"/>
      <w:pPr>
        <w:ind w:left="4320" w:hanging="360"/>
      </w:pPr>
      <w:rPr>
        <w:rFonts w:ascii="Wingdings" w:hAnsi="Wingdings" w:hint="default"/>
      </w:rPr>
    </w:lvl>
    <w:lvl w:ilvl="6" w:tplc="36D4B9F6">
      <w:start w:val="1"/>
      <w:numFmt w:val="bullet"/>
      <w:lvlText w:val=""/>
      <w:lvlJc w:val="left"/>
      <w:pPr>
        <w:ind w:left="5040" w:hanging="360"/>
      </w:pPr>
      <w:rPr>
        <w:rFonts w:ascii="Symbol" w:hAnsi="Symbol" w:hint="default"/>
      </w:rPr>
    </w:lvl>
    <w:lvl w:ilvl="7" w:tplc="C6D8D3EE">
      <w:start w:val="1"/>
      <w:numFmt w:val="bullet"/>
      <w:lvlText w:val="o"/>
      <w:lvlJc w:val="left"/>
      <w:pPr>
        <w:ind w:left="5760" w:hanging="360"/>
      </w:pPr>
      <w:rPr>
        <w:rFonts w:ascii="Courier New" w:hAnsi="Courier New" w:hint="default"/>
      </w:rPr>
    </w:lvl>
    <w:lvl w:ilvl="8" w:tplc="00F4EC78">
      <w:start w:val="1"/>
      <w:numFmt w:val="bullet"/>
      <w:lvlText w:val=""/>
      <w:lvlJc w:val="left"/>
      <w:pPr>
        <w:ind w:left="6480" w:hanging="360"/>
      </w:pPr>
      <w:rPr>
        <w:rFonts w:ascii="Wingdings" w:hAnsi="Wingdings" w:hint="default"/>
      </w:rPr>
    </w:lvl>
  </w:abstractNum>
  <w:num w:numId="1" w16cid:durableId="1010378784">
    <w:abstractNumId w:val="11"/>
  </w:num>
  <w:num w:numId="2" w16cid:durableId="1037969026">
    <w:abstractNumId w:val="5"/>
  </w:num>
  <w:num w:numId="3" w16cid:durableId="113863780">
    <w:abstractNumId w:val="10"/>
  </w:num>
  <w:num w:numId="4" w16cid:durableId="1146320453">
    <w:abstractNumId w:val="20"/>
  </w:num>
  <w:num w:numId="5" w16cid:durableId="1379745064">
    <w:abstractNumId w:val="28"/>
  </w:num>
  <w:num w:numId="6" w16cid:durableId="1431049188">
    <w:abstractNumId w:val="14"/>
  </w:num>
  <w:num w:numId="7" w16cid:durableId="1524171674">
    <w:abstractNumId w:val="8"/>
  </w:num>
  <w:num w:numId="8" w16cid:durableId="1610964717">
    <w:abstractNumId w:val="29"/>
  </w:num>
  <w:num w:numId="9" w16cid:durableId="1658922059">
    <w:abstractNumId w:val="13"/>
  </w:num>
  <w:num w:numId="10" w16cid:durableId="1706363849">
    <w:abstractNumId w:val="18"/>
  </w:num>
  <w:num w:numId="11" w16cid:durableId="1715351399">
    <w:abstractNumId w:val="0"/>
  </w:num>
  <w:num w:numId="12" w16cid:durableId="1726024684">
    <w:abstractNumId w:val="16"/>
  </w:num>
  <w:num w:numId="13" w16cid:durableId="1735617811">
    <w:abstractNumId w:val="15"/>
  </w:num>
  <w:num w:numId="14" w16cid:durableId="173737995">
    <w:abstractNumId w:val="7"/>
  </w:num>
  <w:num w:numId="15" w16cid:durableId="1790853479">
    <w:abstractNumId w:val="21"/>
  </w:num>
  <w:num w:numId="16" w16cid:durableId="1833175161">
    <w:abstractNumId w:val="3"/>
  </w:num>
  <w:num w:numId="17" w16cid:durableId="1908374995">
    <w:abstractNumId w:val="27"/>
  </w:num>
  <w:num w:numId="18" w16cid:durableId="202906047">
    <w:abstractNumId w:val="30"/>
  </w:num>
  <w:num w:numId="19" w16cid:durableId="2089107495">
    <w:abstractNumId w:val="26"/>
  </w:num>
  <w:num w:numId="20" w16cid:durableId="2100054165">
    <w:abstractNumId w:val="25"/>
  </w:num>
  <w:num w:numId="21" w16cid:durableId="232393430">
    <w:abstractNumId w:val="2"/>
  </w:num>
  <w:num w:numId="22" w16cid:durableId="263420114">
    <w:abstractNumId w:val="22"/>
  </w:num>
  <w:num w:numId="23" w16cid:durableId="266624183">
    <w:abstractNumId w:val="24"/>
  </w:num>
  <w:num w:numId="24" w16cid:durableId="314723872">
    <w:abstractNumId w:val="19"/>
  </w:num>
  <w:num w:numId="25" w16cid:durableId="594167080">
    <w:abstractNumId w:val="23"/>
  </w:num>
  <w:num w:numId="26" w16cid:durableId="599068564">
    <w:abstractNumId w:val="6"/>
  </w:num>
  <w:num w:numId="27" w16cid:durableId="72244928">
    <w:abstractNumId w:val="17"/>
  </w:num>
  <w:num w:numId="28" w16cid:durableId="763186598">
    <w:abstractNumId w:val="4"/>
  </w:num>
  <w:num w:numId="29" w16cid:durableId="800343355">
    <w:abstractNumId w:val="1"/>
  </w:num>
  <w:num w:numId="30" w16cid:durableId="849442680">
    <w:abstractNumId w:val="9"/>
  </w:num>
  <w:num w:numId="31" w16cid:durableId="948045940">
    <w:abstractNumId w:val="12"/>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entina Kolodiychuk">
    <w15:presenceInfo w15:providerId="AD" w15:userId="S::vkolodiychuk@irex.org::9abed5f4-10f9-43a9-baf6-2a88e98ebd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3CABAD"/>
    <w:rsid w:val="00003127"/>
    <w:rsid w:val="00003900"/>
    <w:rsid w:val="00005857"/>
    <w:rsid w:val="0001467D"/>
    <w:rsid w:val="000322B3"/>
    <w:rsid w:val="000371D1"/>
    <w:rsid w:val="00041FA7"/>
    <w:rsid w:val="0004498F"/>
    <w:rsid w:val="00065053"/>
    <w:rsid w:val="00081A08"/>
    <w:rsid w:val="000A07FD"/>
    <w:rsid w:val="000B5FAB"/>
    <w:rsid w:val="000C3949"/>
    <w:rsid w:val="000D2342"/>
    <w:rsid w:val="000D3075"/>
    <w:rsid w:val="000D5C17"/>
    <w:rsid w:val="000D669F"/>
    <w:rsid w:val="000D66CF"/>
    <w:rsid w:val="000D6DC0"/>
    <w:rsid w:val="000D71FB"/>
    <w:rsid w:val="000D7CBD"/>
    <w:rsid w:val="000E0CF3"/>
    <w:rsid w:val="000E6184"/>
    <w:rsid w:val="000E72B2"/>
    <w:rsid w:val="000E7FF7"/>
    <w:rsid w:val="000F3CBD"/>
    <w:rsid w:val="000F4C35"/>
    <w:rsid w:val="000F576B"/>
    <w:rsid w:val="000F6746"/>
    <w:rsid w:val="000F6FBC"/>
    <w:rsid w:val="0011067A"/>
    <w:rsid w:val="001122EC"/>
    <w:rsid w:val="0011349B"/>
    <w:rsid w:val="00115F2D"/>
    <w:rsid w:val="00126CC7"/>
    <w:rsid w:val="001347EF"/>
    <w:rsid w:val="00134B19"/>
    <w:rsid w:val="00161DD1"/>
    <w:rsid w:val="001711B1"/>
    <w:rsid w:val="00175404"/>
    <w:rsid w:val="0019204B"/>
    <w:rsid w:val="0019757E"/>
    <w:rsid w:val="001978E3"/>
    <w:rsid w:val="001A43AD"/>
    <w:rsid w:val="001B495A"/>
    <w:rsid w:val="001C45D2"/>
    <w:rsid w:val="001D3953"/>
    <w:rsid w:val="001D5559"/>
    <w:rsid w:val="001E0ABE"/>
    <w:rsid w:val="001E102A"/>
    <w:rsid w:val="001F09B3"/>
    <w:rsid w:val="00206228"/>
    <w:rsid w:val="00207E8B"/>
    <w:rsid w:val="00210425"/>
    <w:rsid w:val="002118E4"/>
    <w:rsid w:val="002304F4"/>
    <w:rsid w:val="00232B07"/>
    <w:rsid w:val="00233297"/>
    <w:rsid w:val="00233986"/>
    <w:rsid w:val="0024188F"/>
    <w:rsid w:val="0025336A"/>
    <w:rsid w:val="002575B5"/>
    <w:rsid w:val="002653F5"/>
    <w:rsid w:val="00272222"/>
    <w:rsid w:val="0027413C"/>
    <w:rsid w:val="0028106C"/>
    <w:rsid w:val="002A2469"/>
    <w:rsid w:val="002A2D7B"/>
    <w:rsid w:val="002B0C7A"/>
    <w:rsid w:val="002B1BAA"/>
    <w:rsid w:val="002C63E4"/>
    <w:rsid w:val="002D0B08"/>
    <w:rsid w:val="002D56C8"/>
    <w:rsid w:val="002E2F06"/>
    <w:rsid w:val="002F7946"/>
    <w:rsid w:val="002F7EB0"/>
    <w:rsid w:val="00303216"/>
    <w:rsid w:val="003032D0"/>
    <w:rsid w:val="0031105A"/>
    <w:rsid w:val="003135F8"/>
    <w:rsid w:val="0032442F"/>
    <w:rsid w:val="00324F22"/>
    <w:rsid w:val="003318D0"/>
    <w:rsid w:val="003404ED"/>
    <w:rsid w:val="00345A0A"/>
    <w:rsid w:val="00357234"/>
    <w:rsid w:val="00366525"/>
    <w:rsid w:val="00371129"/>
    <w:rsid w:val="003728B7"/>
    <w:rsid w:val="00374DC7"/>
    <w:rsid w:val="0037742C"/>
    <w:rsid w:val="00385E5A"/>
    <w:rsid w:val="003935CD"/>
    <w:rsid w:val="00393F4A"/>
    <w:rsid w:val="00396EC2"/>
    <w:rsid w:val="003A510D"/>
    <w:rsid w:val="003A581F"/>
    <w:rsid w:val="003D1F47"/>
    <w:rsid w:val="003D4694"/>
    <w:rsid w:val="003D51D7"/>
    <w:rsid w:val="003F3EAA"/>
    <w:rsid w:val="004008DE"/>
    <w:rsid w:val="00400E51"/>
    <w:rsid w:val="00402211"/>
    <w:rsid w:val="00404A4D"/>
    <w:rsid w:val="0040759F"/>
    <w:rsid w:val="00411055"/>
    <w:rsid w:val="00415F08"/>
    <w:rsid w:val="004168F6"/>
    <w:rsid w:val="004174D2"/>
    <w:rsid w:val="00430BC8"/>
    <w:rsid w:val="00432988"/>
    <w:rsid w:val="0043463E"/>
    <w:rsid w:val="0043708B"/>
    <w:rsid w:val="00441AB1"/>
    <w:rsid w:val="004443B8"/>
    <w:rsid w:val="004478EF"/>
    <w:rsid w:val="00450444"/>
    <w:rsid w:val="00452CCF"/>
    <w:rsid w:val="00463EE4"/>
    <w:rsid w:val="00467C0C"/>
    <w:rsid w:val="0047071D"/>
    <w:rsid w:val="00484049"/>
    <w:rsid w:val="0049273B"/>
    <w:rsid w:val="00494107"/>
    <w:rsid w:val="004A5F0B"/>
    <w:rsid w:val="004A6413"/>
    <w:rsid w:val="004A7493"/>
    <w:rsid w:val="004A7CF2"/>
    <w:rsid w:val="004B162D"/>
    <w:rsid w:val="004B4D7A"/>
    <w:rsid w:val="004C5E93"/>
    <w:rsid w:val="004D001B"/>
    <w:rsid w:val="004D7053"/>
    <w:rsid w:val="004E19AE"/>
    <w:rsid w:val="004E241C"/>
    <w:rsid w:val="004E4376"/>
    <w:rsid w:val="004F08C6"/>
    <w:rsid w:val="004F619E"/>
    <w:rsid w:val="004F65A9"/>
    <w:rsid w:val="00500176"/>
    <w:rsid w:val="00500719"/>
    <w:rsid w:val="005026C6"/>
    <w:rsid w:val="005106B3"/>
    <w:rsid w:val="00517527"/>
    <w:rsid w:val="005178C2"/>
    <w:rsid w:val="00524A06"/>
    <w:rsid w:val="00525AED"/>
    <w:rsid w:val="00536231"/>
    <w:rsid w:val="00536F66"/>
    <w:rsid w:val="0054122D"/>
    <w:rsid w:val="00544390"/>
    <w:rsid w:val="005446FF"/>
    <w:rsid w:val="00544702"/>
    <w:rsid w:val="00561E92"/>
    <w:rsid w:val="00580110"/>
    <w:rsid w:val="00586CB3"/>
    <w:rsid w:val="00596601"/>
    <w:rsid w:val="005A1248"/>
    <w:rsid w:val="005A51DE"/>
    <w:rsid w:val="005A691F"/>
    <w:rsid w:val="005B484D"/>
    <w:rsid w:val="005B699D"/>
    <w:rsid w:val="005B6CF4"/>
    <w:rsid w:val="005B72EA"/>
    <w:rsid w:val="005C5B31"/>
    <w:rsid w:val="005E46A3"/>
    <w:rsid w:val="005F7E01"/>
    <w:rsid w:val="00605244"/>
    <w:rsid w:val="00606DD8"/>
    <w:rsid w:val="006168F4"/>
    <w:rsid w:val="00620391"/>
    <w:rsid w:val="0062279C"/>
    <w:rsid w:val="00626FB7"/>
    <w:rsid w:val="0062792C"/>
    <w:rsid w:val="00633B78"/>
    <w:rsid w:val="006367E9"/>
    <w:rsid w:val="006439B7"/>
    <w:rsid w:val="00672CA5"/>
    <w:rsid w:val="006833D1"/>
    <w:rsid w:val="00686EDB"/>
    <w:rsid w:val="00692D15"/>
    <w:rsid w:val="006B2157"/>
    <w:rsid w:val="006B2C0E"/>
    <w:rsid w:val="006D14CB"/>
    <w:rsid w:val="006D162E"/>
    <w:rsid w:val="006E1140"/>
    <w:rsid w:val="006F0DCD"/>
    <w:rsid w:val="006F54B9"/>
    <w:rsid w:val="00700A91"/>
    <w:rsid w:val="00720AE0"/>
    <w:rsid w:val="00732A94"/>
    <w:rsid w:val="00743633"/>
    <w:rsid w:val="00761836"/>
    <w:rsid w:val="00765838"/>
    <w:rsid w:val="00777332"/>
    <w:rsid w:val="0078264E"/>
    <w:rsid w:val="007861DD"/>
    <w:rsid w:val="007936B7"/>
    <w:rsid w:val="00793A63"/>
    <w:rsid w:val="007946D5"/>
    <w:rsid w:val="00796D4C"/>
    <w:rsid w:val="00797827"/>
    <w:rsid w:val="007A123A"/>
    <w:rsid w:val="007A5CBB"/>
    <w:rsid w:val="007C644B"/>
    <w:rsid w:val="007F145A"/>
    <w:rsid w:val="007F4615"/>
    <w:rsid w:val="007F7C2D"/>
    <w:rsid w:val="0080478E"/>
    <w:rsid w:val="00807894"/>
    <w:rsid w:val="0081133D"/>
    <w:rsid w:val="00814190"/>
    <w:rsid w:val="00830703"/>
    <w:rsid w:val="008461FC"/>
    <w:rsid w:val="00846D96"/>
    <w:rsid w:val="008506C8"/>
    <w:rsid w:val="00854B8A"/>
    <w:rsid w:val="008552BD"/>
    <w:rsid w:val="0086048B"/>
    <w:rsid w:val="00860F03"/>
    <w:rsid w:val="008610E4"/>
    <w:rsid w:val="00863F6D"/>
    <w:rsid w:val="00873C48"/>
    <w:rsid w:val="00874A99"/>
    <w:rsid w:val="00881CC9"/>
    <w:rsid w:val="00887EBC"/>
    <w:rsid w:val="0088A7D4"/>
    <w:rsid w:val="00895815"/>
    <w:rsid w:val="008E4A82"/>
    <w:rsid w:val="008E6393"/>
    <w:rsid w:val="0090135B"/>
    <w:rsid w:val="00901983"/>
    <w:rsid w:val="00904D3B"/>
    <w:rsid w:val="00905D50"/>
    <w:rsid w:val="0090722C"/>
    <w:rsid w:val="00910B2E"/>
    <w:rsid w:val="00912357"/>
    <w:rsid w:val="00915121"/>
    <w:rsid w:val="00924A69"/>
    <w:rsid w:val="00931D57"/>
    <w:rsid w:val="00950308"/>
    <w:rsid w:val="00951AAD"/>
    <w:rsid w:val="00952816"/>
    <w:rsid w:val="009705DC"/>
    <w:rsid w:val="00971EBB"/>
    <w:rsid w:val="00973461"/>
    <w:rsid w:val="00977639"/>
    <w:rsid w:val="009819C7"/>
    <w:rsid w:val="009857E9"/>
    <w:rsid w:val="00990BDE"/>
    <w:rsid w:val="00990D1D"/>
    <w:rsid w:val="00991B3C"/>
    <w:rsid w:val="009A67B7"/>
    <w:rsid w:val="009B1C3D"/>
    <w:rsid w:val="009B23CB"/>
    <w:rsid w:val="009C0127"/>
    <w:rsid w:val="009D361F"/>
    <w:rsid w:val="009E007D"/>
    <w:rsid w:val="009E1257"/>
    <w:rsid w:val="009E4E1E"/>
    <w:rsid w:val="009E637A"/>
    <w:rsid w:val="009F1CF1"/>
    <w:rsid w:val="00A0030A"/>
    <w:rsid w:val="00A05790"/>
    <w:rsid w:val="00A074AD"/>
    <w:rsid w:val="00A078A3"/>
    <w:rsid w:val="00A07DE5"/>
    <w:rsid w:val="00A14012"/>
    <w:rsid w:val="00A169E7"/>
    <w:rsid w:val="00A26031"/>
    <w:rsid w:val="00A31F9E"/>
    <w:rsid w:val="00A32B15"/>
    <w:rsid w:val="00A34E79"/>
    <w:rsid w:val="00A35600"/>
    <w:rsid w:val="00A50D4C"/>
    <w:rsid w:val="00A534BC"/>
    <w:rsid w:val="00A6212A"/>
    <w:rsid w:val="00A72DA3"/>
    <w:rsid w:val="00A72F02"/>
    <w:rsid w:val="00A74BEF"/>
    <w:rsid w:val="00A86406"/>
    <w:rsid w:val="00AA4618"/>
    <w:rsid w:val="00AA6A1C"/>
    <w:rsid w:val="00AB32DC"/>
    <w:rsid w:val="00AB619D"/>
    <w:rsid w:val="00AD19EC"/>
    <w:rsid w:val="00AD7CAB"/>
    <w:rsid w:val="00AE0E31"/>
    <w:rsid w:val="00AE1BF2"/>
    <w:rsid w:val="00AF4F1A"/>
    <w:rsid w:val="00B009DE"/>
    <w:rsid w:val="00B03236"/>
    <w:rsid w:val="00B11871"/>
    <w:rsid w:val="00B164A8"/>
    <w:rsid w:val="00B207B0"/>
    <w:rsid w:val="00B21F94"/>
    <w:rsid w:val="00B26C06"/>
    <w:rsid w:val="00B330DD"/>
    <w:rsid w:val="00B342E6"/>
    <w:rsid w:val="00B3555F"/>
    <w:rsid w:val="00B36816"/>
    <w:rsid w:val="00B37DC1"/>
    <w:rsid w:val="00B53895"/>
    <w:rsid w:val="00B561AA"/>
    <w:rsid w:val="00B67940"/>
    <w:rsid w:val="00B739A2"/>
    <w:rsid w:val="00B95D8C"/>
    <w:rsid w:val="00B9704A"/>
    <w:rsid w:val="00BA406D"/>
    <w:rsid w:val="00BA47C3"/>
    <w:rsid w:val="00BB4168"/>
    <w:rsid w:val="00BB471D"/>
    <w:rsid w:val="00BC17F3"/>
    <w:rsid w:val="00BC7E9C"/>
    <w:rsid w:val="00BD1F11"/>
    <w:rsid w:val="00BE46D7"/>
    <w:rsid w:val="00BF1AB0"/>
    <w:rsid w:val="00BF230B"/>
    <w:rsid w:val="00BF536F"/>
    <w:rsid w:val="00C00FD4"/>
    <w:rsid w:val="00C025E2"/>
    <w:rsid w:val="00C059C4"/>
    <w:rsid w:val="00C13CE2"/>
    <w:rsid w:val="00C14BEB"/>
    <w:rsid w:val="00C1557A"/>
    <w:rsid w:val="00C16BA6"/>
    <w:rsid w:val="00C2662C"/>
    <w:rsid w:val="00C359D3"/>
    <w:rsid w:val="00C41CB3"/>
    <w:rsid w:val="00C47D80"/>
    <w:rsid w:val="00C57333"/>
    <w:rsid w:val="00C623F2"/>
    <w:rsid w:val="00C65AE7"/>
    <w:rsid w:val="00C75F6A"/>
    <w:rsid w:val="00C8271E"/>
    <w:rsid w:val="00C94AEC"/>
    <w:rsid w:val="00C94C74"/>
    <w:rsid w:val="00C9678D"/>
    <w:rsid w:val="00CB1214"/>
    <w:rsid w:val="00CB2155"/>
    <w:rsid w:val="00CB53ED"/>
    <w:rsid w:val="00CC3C50"/>
    <w:rsid w:val="00CC6D10"/>
    <w:rsid w:val="00CD2B50"/>
    <w:rsid w:val="00CD50BA"/>
    <w:rsid w:val="00D0215B"/>
    <w:rsid w:val="00D054BE"/>
    <w:rsid w:val="00D16399"/>
    <w:rsid w:val="00D1671C"/>
    <w:rsid w:val="00D16B20"/>
    <w:rsid w:val="00D24EA4"/>
    <w:rsid w:val="00D36681"/>
    <w:rsid w:val="00D64D59"/>
    <w:rsid w:val="00D65019"/>
    <w:rsid w:val="00D6728A"/>
    <w:rsid w:val="00D74940"/>
    <w:rsid w:val="00D75CEC"/>
    <w:rsid w:val="00D9046C"/>
    <w:rsid w:val="00DA424B"/>
    <w:rsid w:val="00DA5302"/>
    <w:rsid w:val="00DB057C"/>
    <w:rsid w:val="00DB2C11"/>
    <w:rsid w:val="00DB50CE"/>
    <w:rsid w:val="00DB7ECF"/>
    <w:rsid w:val="00DC6F67"/>
    <w:rsid w:val="00DD77A0"/>
    <w:rsid w:val="00DE0C8E"/>
    <w:rsid w:val="00DE59DF"/>
    <w:rsid w:val="00DF1BFA"/>
    <w:rsid w:val="00E03D02"/>
    <w:rsid w:val="00E30CFC"/>
    <w:rsid w:val="00E34AB8"/>
    <w:rsid w:val="00E53709"/>
    <w:rsid w:val="00E629F0"/>
    <w:rsid w:val="00E63080"/>
    <w:rsid w:val="00E85FA7"/>
    <w:rsid w:val="00E9267A"/>
    <w:rsid w:val="00EA254D"/>
    <w:rsid w:val="00EB1E29"/>
    <w:rsid w:val="00EB31FD"/>
    <w:rsid w:val="00EB6155"/>
    <w:rsid w:val="00ED09B3"/>
    <w:rsid w:val="00ED7380"/>
    <w:rsid w:val="00F02479"/>
    <w:rsid w:val="00F20144"/>
    <w:rsid w:val="00F32D1E"/>
    <w:rsid w:val="00F34BB3"/>
    <w:rsid w:val="00F44450"/>
    <w:rsid w:val="00F4593B"/>
    <w:rsid w:val="00F47259"/>
    <w:rsid w:val="00F56B26"/>
    <w:rsid w:val="00F61E0A"/>
    <w:rsid w:val="00F63266"/>
    <w:rsid w:val="00F65748"/>
    <w:rsid w:val="00F83129"/>
    <w:rsid w:val="00F97E79"/>
    <w:rsid w:val="00FA174C"/>
    <w:rsid w:val="00FB4D76"/>
    <w:rsid w:val="00FB71AA"/>
    <w:rsid w:val="00FC34AC"/>
    <w:rsid w:val="00FC63F4"/>
    <w:rsid w:val="00FC677C"/>
    <w:rsid w:val="00FC6AC1"/>
    <w:rsid w:val="00FCD9E7"/>
    <w:rsid w:val="00FD3695"/>
    <w:rsid w:val="00FD7CB5"/>
    <w:rsid w:val="00FE1C94"/>
    <w:rsid w:val="00FE26B7"/>
    <w:rsid w:val="00FF3B0A"/>
    <w:rsid w:val="00FF6420"/>
    <w:rsid w:val="00FF7649"/>
    <w:rsid w:val="0105693E"/>
    <w:rsid w:val="011CAC40"/>
    <w:rsid w:val="011E3ECA"/>
    <w:rsid w:val="012B1356"/>
    <w:rsid w:val="01890962"/>
    <w:rsid w:val="01968BE1"/>
    <w:rsid w:val="019B90F1"/>
    <w:rsid w:val="01E2C8F7"/>
    <w:rsid w:val="0203C37B"/>
    <w:rsid w:val="0207B07F"/>
    <w:rsid w:val="02430F70"/>
    <w:rsid w:val="024D39E3"/>
    <w:rsid w:val="027AB2FE"/>
    <w:rsid w:val="02B917D0"/>
    <w:rsid w:val="02E2623A"/>
    <w:rsid w:val="02E4ACF0"/>
    <w:rsid w:val="03381358"/>
    <w:rsid w:val="03477F53"/>
    <w:rsid w:val="039A357E"/>
    <w:rsid w:val="03B6B849"/>
    <w:rsid w:val="045487AD"/>
    <w:rsid w:val="04A5ABFD"/>
    <w:rsid w:val="04B38054"/>
    <w:rsid w:val="050C0B8A"/>
    <w:rsid w:val="052E7866"/>
    <w:rsid w:val="05404FFA"/>
    <w:rsid w:val="059B22F3"/>
    <w:rsid w:val="059D9E20"/>
    <w:rsid w:val="06858EEE"/>
    <w:rsid w:val="06A554A3"/>
    <w:rsid w:val="06D5BE34"/>
    <w:rsid w:val="0726CD64"/>
    <w:rsid w:val="0740AACA"/>
    <w:rsid w:val="07477424"/>
    <w:rsid w:val="0762C619"/>
    <w:rsid w:val="07750FA6"/>
    <w:rsid w:val="078FAD51"/>
    <w:rsid w:val="07B9F176"/>
    <w:rsid w:val="07F8D547"/>
    <w:rsid w:val="086E849B"/>
    <w:rsid w:val="0921CC3E"/>
    <w:rsid w:val="0923B842"/>
    <w:rsid w:val="095197BC"/>
    <w:rsid w:val="095E9D79"/>
    <w:rsid w:val="097244DF"/>
    <w:rsid w:val="09763420"/>
    <w:rsid w:val="09B22988"/>
    <w:rsid w:val="0A289CCE"/>
    <w:rsid w:val="0A34B870"/>
    <w:rsid w:val="0A4A69B4"/>
    <w:rsid w:val="0AA90595"/>
    <w:rsid w:val="0AA98BE1"/>
    <w:rsid w:val="0ADAE12B"/>
    <w:rsid w:val="0B02E678"/>
    <w:rsid w:val="0B5DAC80"/>
    <w:rsid w:val="0B894513"/>
    <w:rsid w:val="0BAEC9FC"/>
    <w:rsid w:val="0BB55EBD"/>
    <w:rsid w:val="0BC77EF9"/>
    <w:rsid w:val="0BEF52BF"/>
    <w:rsid w:val="0C07456E"/>
    <w:rsid w:val="0C1E4185"/>
    <w:rsid w:val="0C5AC39F"/>
    <w:rsid w:val="0C7A6185"/>
    <w:rsid w:val="0CDA64DF"/>
    <w:rsid w:val="0CDA85E4"/>
    <w:rsid w:val="0CFF892D"/>
    <w:rsid w:val="0D1FF7FB"/>
    <w:rsid w:val="0D268D83"/>
    <w:rsid w:val="0D4D4DA6"/>
    <w:rsid w:val="0D628947"/>
    <w:rsid w:val="0D644BE5"/>
    <w:rsid w:val="0D7A4327"/>
    <w:rsid w:val="0D9B378E"/>
    <w:rsid w:val="0DA6F492"/>
    <w:rsid w:val="0DADD709"/>
    <w:rsid w:val="0DCFCE62"/>
    <w:rsid w:val="0DF0BE7B"/>
    <w:rsid w:val="0DFE7CA8"/>
    <w:rsid w:val="0E40AC15"/>
    <w:rsid w:val="0E7DA310"/>
    <w:rsid w:val="0F18ACFF"/>
    <w:rsid w:val="0F1EDB99"/>
    <w:rsid w:val="0F239DE7"/>
    <w:rsid w:val="0F3CABAD"/>
    <w:rsid w:val="0F6345B9"/>
    <w:rsid w:val="0F9D0398"/>
    <w:rsid w:val="0FBB7FB5"/>
    <w:rsid w:val="0FF14B84"/>
    <w:rsid w:val="0FF6D0BA"/>
    <w:rsid w:val="100EA7CE"/>
    <w:rsid w:val="10728D97"/>
    <w:rsid w:val="1083D1C6"/>
    <w:rsid w:val="1092D4D5"/>
    <w:rsid w:val="10957239"/>
    <w:rsid w:val="10AC5720"/>
    <w:rsid w:val="11065FD3"/>
    <w:rsid w:val="1117F590"/>
    <w:rsid w:val="111C98B0"/>
    <w:rsid w:val="114CD2B2"/>
    <w:rsid w:val="116A33D0"/>
    <w:rsid w:val="1173FE32"/>
    <w:rsid w:val="119052B5"/>
    <w:rsid w:val="11A46518"/>
    <w:rsid w:val="11BA380E"/>
    <w:rsid w:val="11E90A85"/>
    <w:rsid w:val="11EC01FE"/>
    <w:rsid w:val="11EF9A01"/>
    <w:rsid w:val="12222697"/>
    <w:rsid w:val="1227AE1A"/>
    <w:rsid w:val="124C0B1F"/>
    <w:rsid w:val="12591A59"/>
    <w:rsid w:val="12A435EB"/>
    <w:rsid w:val="12B4727E"/>
    <w:rsid w:val="13280B1E"/>
    <w:rsid w:val="133BC2A0"/>
    <w:rsid w:val="1353D39D"/>
    <w:rsid w:val="13546AE4"/>
    <w:rsid w:val="136CDBBD"/>
    <w:rsid w:val="13864851"/>
    <w:rsid w:val="138CC321"/>
    <w:rsid w:val="13B6E3E6"/>
    <w:rsid w:val="13CCE7A0"/>
    <w:rsid w:val="13DFE42B"/>
    <w:rsid w:val="13F772DB"/>
    <w:rsid w:val="13F7C37E"/>
    <w:rsid w:val="14071955"/>
    <w:rsid w:val="140A5895"/>
    <w:rsid w:val="142D997F"/>
    <w:rsid w:val="144232EA"/>
    <w:rsid w:val="147FF191"/>
    <w:rsid w:val="14803855"/>
    <w:rsid w:val="148511AF"/>
    <w:rsid w:val="14EDC0A1"/>
    <w:rsid w:val="15163BF5"/>
    <w:rsid w:val="15187D3A"/>
    <w:rsid w:val="1575EDA6"/>
    <w:rsid w:val="1582AAF3"/>
    <w:rsid w:val="15931180"/>
    <w:rsid w:val="15A894A0"/>
    <w:rsid w:val="1665D74F"/>
    <w:rsid w:val="166B17E9"/>
    <w:rsid w:val="16B5B895"/>
    <w:rsid w:val="16F23014"/>
    <w:rsid w:val="16FDFDFF"/>
    <w:rsid w:val="171FACA2"/>
    <w:rsid w:val="17705CC4"/>
    <w:rsid w:val="1807B5B9"/>
    <w:rsid w:val="18327C74"/>
    <w:rsid w:val="187825D0"/>
    <w:rsid w:val="190561E4"/>
    <w:rsid w:val="193CB87C"/>
    <w:rsid w:val="19527FCB"/>
    <w:rsid w:val="19CF79EE"/>
    <w:rsid w:val="1A06372D"/>
    <w:rsid w:val="1A208C6C"/>
    <w:rsid w:val="1A24B4A0"/>
    <w:rsid w:val="1A30CC8B"/>
    <w:rsid w:val="1A48B372"/>
    <w:rsid w:val="1A49A277"/>
    <w:rsid w:val="1A814EF1"/>
    <w:rsid w:val="1B322BEF"/>
    <w:rsid w:val="1B34BB5A"/>
    <w:rsid w:val="1B412F48"/>
    <w:rsid w:val="1B8615FE"/>
    <w:rsid w:val="1BC7067B"/>
    <w:rsid w:val="1C14B785"/>
    <w:rsid w:val="1C4858A4"/>
    <w:rsid w:val="1C588FF5"/>
    <w:rsid w:val="1C5B89B0"/>
    <w:rsid w:val="1C5F4BA2"/>
    <w:rsid w:val="1C70950F"/>
    <w:rsid w:val="1C8C95B3"/>
    <w:rsid w:val="1CA39C9E"/>
    <w:rsid w:val="1CB6296D"/>
    <w:rsid w:val="1D0CA66E"/>
    <w:rsid w:val="1D2BA6B4"/>
    <w:rsid w:val="1D3998A7"/>
    <w:rsid w:val="1D554111"/>
    <w:rsid w:val="1D74C8C1"/>
    <w:rsid w:val="1D8075AF"/>
    <w:rsid w:val="1DB7DAC7"/>
    <w:rsid w:val="1DEDB874"/>
    <w:rsid w:val="1E6965C0"/>
    <w:rsid w:val="1E88457D"/>
    <w:rsid w:val="1EAE5AF2"/>
    <w:rsid w:val="1F2D6918"/>
    <w:rsid w:val="1F301726"/>
    <w:rsid w:val="1F45ACD8"/>
    <w:rsid w:val="1F4D2D64"/>
    <w:rsid w:val="1F607B7E"/>
    <w:rsid w:val="1F90F6E3"/>
    <w:rsid w:val="1FC85507"/>
    <w:rsid w:val="20470EF6"/>
    <w:rsid w:val="204BA1E1"/>
    <w:rsid w:val="204F2098"/>
    <w:rsid w:val="2055D741"/>
    <w:rsid w:val="205C6FBA"/>
    <w:rsid w:val="206FEB10"/>
    <w:rsid w:val="207E0DEC"/>
    <w:rsid w:val="207E4360"/>
    <w:rsid w:val="20A84DAF"/>
    <w:rsid w:val="20D404F6"/>
    <w:rsid w:val="20FFCF52"/>
    <w:rsid w:val="210E71A3"/>
    <w:rsid w:val="21B55325"/>
    <w:rsid w:val="21B69AE4"/>
    <w:rsid w:val="21CFD92A"/>
    <w:rsid w:val="21DA9497"/>
    <w:rsid w:val="220C44B7"/>
    <w:rsid w:val="2221E550"/>
    <w:rsid w:val="22283625"/>
    <w:rsid w:val="22A5BC00"/>
    <w:rsid w:val="22AC8203"/>
    <w:rsid w:val="22D259FD"/>
    <w:rsid w:val="230171ED"/>
    <w:rsid w:val="23276BB0"/>
    <w:rsid w:val="23C1EF4F"/>
    <w:rsid w:val="24089D6B"/>
    <w:rsid w:val="247FC5D6"/>
    <w:rsid w:val="24979276"/>
    <w:rsid w:val="24A0D0B8"/>
    <w:rsid w:val="24C73D5F"/>
    <w:rsid w:val="24D768AC"/>
    <w:rsid w:val="2540E564"/>
    <w:rsid w:val="254806C7"/>
    <w:rsid w:val="2560368A"/>
    <w:rsid w:val="25608F1B"/>
    <w:rsid w:val="25D2A086"/>
    <w:rsid w:val="25E17D61"/>
    <w:rsid w:val="25F0DED2"/>
    <w:rsid w:val="261E3C46"/>
    <w:rsid w:val="26A3DE95"/>
    <w:rsid w:val="26AA670E"/>
    <w:rsid w:val="26BC2CEA"/>
    <w:rsid w:val="26BCEDAE"/>
    <w:rsid w:val="271A7838"/>
    <w:rsid w:val="2737FF49"/>
    <w:rsid w:val="273AF002"/>
    <w:rsid w:val="27480991"/>
    <w:rsid w:val="276ECA1B"/>
    <w:rsid w:val="27BB4F0A"/>
    <w:rsid w:val="27ECB52B"/>
    <w:rsid w:val="28232287"/>
    <w:rsid w:val="28492038"/>
    <w:rsid w:val="286A4054"/>
    <w:rsid w:val="28D19C4C"/>
    <w:rsid w:val="291E10C2"/>
    <w:rsid w:val="293EFE2C"/>
    <w:rsid w:val="2969B87E"/>
    <w:rsid w:val="29FD63EF"/>
    <w:rsid w:val="2A2DCADE"/>
    <w:rsid w:val="2A320C0E"/>
    <w:rsid w:val="2A326F3B"/>
    <w:rsid w:val="2A4FF479"/>
    <w:rsid w:val="2A51EC36"/>
    <w:rsid w:val="2A5F624F"/>
    <w:rsid w:val="2A9F698F"/>
    <w:rsid w:val="2AA100A8"/>
    <w:rsid w:val="2B13A928"/>
    <w:rsid w:val="2B2439AA"/>
    <w:rsid w:val="2B2DB28E"/>
    <w:rsid w:val="2B5F6441"/>
    <w:rsid w:val="2B624BCE"/>
    <w:rsid w:val="2B8C66D9"/>
    <w:rsid w:val="2B9DD302"/>
    <w:rsid w:val="2BCD5442"/>
    <w:rsid w:val="2BD37ABD"/>
    <w:rsid w:val="2BD70D56"/>
    <w:rsid w:val="2C0534CB"/>
    <w:rsid w:val="2C1B5204"/>
    <w:rsid w:val="2C2D48CB"/>
    <w:rsid w:val="2C72586C"/>
    <w:rsid w:val="2CE3C614"/>
    <w:rsid w:val="2D5920DC"/>
    <w:rsid w:val="2D8B0737"/>
    <w:rsid w:val="2DEF1B68"/>
    <w:rsid w:val="2DF2F122"/>
    <w:rsid w:val="2E1DD2C8"/>
    <w:rsid w:val="2E756E2B"/>
    <w:rsid w:val="2E91F105"/>
    <w:rsid w:val="2E9B45FE"/>
    <w:rsid w:val="2EA6C16A"/>
    <w:rsid w:val="2EB2B2DC"/>
    <w:rsid w:val="2EF802D3"/>
    <w:rsid w:val="2F147188"/>
    <w:rsid w:val="2F29E971"/>
    <w:rsid w:val="2F55AB91"/>
    <w:rsid w:val="2F90F3B3"/>
    <w:rsid w:val="2F937C37"/>
    <w:rsid w:val="2FB28C5A"/>
    <w:rsid w:val="3000CDD3"/>
    <w:rsid w:val="304077AE"/>
    <w:rsid w:val="30435171"/>
    <w:rsid w:val="30723FD7"/>
    <w:rsid w:val="30754D7F"/>
    <w:rsid w:val="307A1DD9"/>
    <w:rsid w:val="30B2647A"/>
    <w:rsid w:val="30CA1E5F"/>
    <w:rsid w:val="30EC0D6C"/>
    <w:rsid w:val="310C73C4"/>
    <w:rsid w:val="31281222"/>
    <w:rsid w:val="31A01D80"/>
    <w:rsid w:val="31DC5594"/>
    <w:rsid w:val="31DEB694"/>
    <w:rsid w:val="3204BBB3"/>
    <w:rsid w:val="32310565"/>
    <w:rsid w:val="324964E6"/>
    <w:rsid w:val="3253C858"/>
    <w:rsid w:val="325E4D16"/>
    <w:rsid w:val="326482F6"/>
    <w:rsid w:val="3287C7DA"/>
    <w:rsid w:val="329A6413"/>
    <w:rsid w:val="32F14DAE"/>
    <w:rsid w:val="332F66FE"/>
    <w:rsid w:val="335BE7A7"/>
    <w:rsid w:val="340EDFE3"/>
    <w:rsid w:val="3430572A"/>
    <w:rsid w:val="343F90C0"/>
    <w:rsid w:val="3465EFC2"/>
    <w:rsid w:val="34AA18DC"/>
    <w:rsid w:val="34C3ED52"/>
    <w:rsid w:val="34DC54AA"/>
    <w:rsid w:val="34E66C76"/>
    <w:rsid w:val="34E87DA9"/>
    <w:rsid w:val="350FFD0D"/>
    <w:rsid w:val="3515AEBF"/>
    <w:rsid w:val="354BD818"/>
    <w:rsid w:val="357BD7E5"/>
    <w:rsid w:val="36FBB0BA"/>
    <w:rsid w:val="36FEE36E"/>
    <w:rsid w:val="379D98F2"/>
    <w:rsid w:val="37C0DAC6"/>
    <w:rsid w:val="37E551F0"/>
    <w:rsid w:val="37E99080"/>
    <w:rsid w:val="37EE32A3"/>
    <w:rsid w:val="38400614"/>
    <w:rsid w:val="3845BEA2"/>
    <w:rsid w:val="38537819"/>
    <w:rsid w:val="385416A8"/>
    <w:rsid w:val="387A0E49"/>
    <w:rsid w:val="38B2A80E"/>
    <w:rsid w:val="38B37BC9"/>
    <w:rsid w:val="38EC75D0"/>
    <w:rsid w:val="39074446"/>
    <w:rsid w:val="390B45D5"/>
    <w:rsid w:val="3921A3B8"/>
    <w:rsid w:val="39376F60"/>
    <w:rsid w:val="39450D3C"/>
    <w:rsid w:val="396B3569"/>
    <w:rsid w:val="39832B75"/>
    <w:rsid w:val="39AC3BEA"/>
    <w:rsid w:val="39B3D4AB"/>
    <w:rsid w:val="39F57EC6"/>
    <w:rsid w:val="3A130A2B"/>
    <w:rsid w:val="3A61F706"/>
    <w:rsid w:val="3A849780"/>
    <w:rsid w:val="3AB3F3EC"/>
    <w:rsid w:val="3ACC07DF"/>
    <w:rsid w:val="3ACCC370"/>
    <w:rsid w:val="3ACE66C1"/>
    <w:rsid w:val="3AD2377C"/>
    <w:rsid w:val="3B315F2B"/>
    <w:rsid w:val="3B4D5E1A"/>
    <w:rsid w:val="3BCDA074"/>
    <w:rsid w:val="3C0A7FE0"/>
    <w:rsid w:val="3C4EE327"/>
    <w:rsid w:val="3CBC4E09"/>
    <w:rsid w:val="3D4D1119"/>
    <w:rsid w:val="3DA1E714"/>
    <w:rsid w:val="3DB7BA92"/>
    <w:rsid w:val="3DD2CBF4"/>
    <w:rsid w:val="3DFECAB4"/>
    <w:rsid w:val="3E36116A"/>
    <w:rsid w:val="3E51FDED"/>
    <w:rsid w:val="3ED8E06D"/>
    <w:rsid w:val="3EFAD488"/>
    <w:rsid w:val="3F0451A4"/>
    <w:rsid w:val="3F4255C7"/>
    <w:rsid w:val="3F4D1719"/>
    <w:rsid w:val="3F5F72F3"/>
    <w:rsid w:val="3FD6B26D"/>
    <w:rsid w:val="4013611D"/>
    <w:rsid w:val="4033683C"/>
    <w:rsid w:val="404588DE"/>
    <w:rsid w:val="406DA020"/>
    <w:rsid w:val="413069F7"/>
    <w:rsid w:val="41997E89"/>
    <w:rsid w:val="41B840D6"/>
    <w:rsid w:val="41BF5A25"/>
    <w:rsid w:val="41D30595"/>
    <w:rsid w:val="41F29E18"/>
    <w:rsid w:val="42256AF9"/>
    <w:rsid w:val="422E0CF5"/>
    <w:rsid w:val="42A1A4B0"/>
    <w:rsid w:val="42AA1150"/>
    <w:rsid w:val="42EDE272"/>
    <w:rsid w:val="42EF5E5E"/>
    <w:rsid w:val="43207B21"/>
    <w:rsid w:val="437C6EDB"/>
    <w:rsid w:val="43D32C4E"/>
    <w:rsid w:val="4420D584"/>
    <w:rsid w:val="4446EC8F"/>
    <w:rsid w:val="4449013A"/>
    <w:rsid w:val="448DA6B6"/>
    <w:rsid w:val="45303335"/>
    <w:rsid w:val="458037FC"/>
    <w:rsid w:val="45AEDBD3"/>
    <w:rsid w:val="463FE560"/>
    <w:rsid w:val="46C7E191"/>
    <w:rsid w:val="470052D8"/>
    <w:rsid w:val="471A99D1"/>
    <w:rsid w:val="47320FA6"/>
    <w:rsid w:val="476F0C81"/>
    <w:rsid w:val="47BE5454"/>
    <w:rsid w:val="48194DB4"/>
    <w:rsid w:val="4824514C"/>
    <w:rsid w:val="48945253"/>
    <w:rsid w:val="48A3D7E0"/>
    <w:rsid w:val="48E89FE8"/>
    <w:rsid w:val="4936C01E"/>
    <w:rsid w:val="4944B311"/>
    <w:rsid w:val="498134E6"/>
    <w:rsid w:val="49821E72"/>
    <w:rsid w:val="49A37C18"/>
    <w:rsid w:val="49C9AD94"/>
    <w:rsid w:val="4A35C1C2"/>
    <w:rsid w:val="4AA5539D"/>
    <w:rsid w:val="4AB95230"/>
    <w:rsid w:val="4ABA4008"/>
    <w:rsid w:val="4B01C3A8"/>
    <w:rsid w:val="4B310619"/>
    <w:rsid w:val="4B32199B"/>
    <w:rsid w:val="4B4622BF"/>
    <w:rsid w:val="4B537FC3"/>
    <w:rsid w:val="4B7718DA"/>
    <w:rsid w:val="4B9AFC79"/>
    <w:rsid w:val="4C9F4352"/>
    <w:rsid w:val="4D124C48"/>
    <w:rsid w:val="4D2C84EF"/>
    <w:rsid w:val="4D568634"/>
    <w:rsid w:val="4D5C2B0E"/>
    <w:rsid w:val="4D713A49"/>
    <w:rsid w:val="4DA728D9"/>
    <w:rsid w:val="4DC8FD20"/>
    <w:rsid w:val="4DE6CE20"/>
    <w:rsid w:val="4E3B0F54"/>
    <w:rsid w:val="4EC72FC1"/>
    <w:rsid w:val="4EF81EAF"/>
    <w:rsid w:val="4EFB5156"/>
    <w:rsid w:val="4F068929"/>
    <w:rsid w:val="4F1AF657"/>
    <w:rsid w:val="4F48D2E1"/>
    <w:rsid w:val="4FA9F9F0"/>
    <w:rsid w:val="4FAC8974"/>
    <w:rsid w:val="4FC2F383"/>
    <w:rsid w:val="4FE7D0DF"/>
    <w:rsid w:val="502EF2AE"/>
    <w:rsid w:val="503C351F"/>
    <w:rsid w:val="5050A8E1"/>
    <w:rsid w:val="508FCF46"/>
    <w:rsid w:val="50D66E62"/>
    <w:rsid w:val="50DB21B1"/>
    <w:rsid w:val="50FE0340"/>
    <w:rsid w:val="510D99C5"/>
    <w:rsid w:val="5130C7FE"/>
    <w:rsid w:val="51327E3C"/>
    <w:rsid w:val="513807F7"/>
    <w:rsid w:val="514A90B5"/>
    <w:rsid w:val="51518795"/>
    <w:rsid w:val="5162F9CD"/>
    <w:rsid w:val="5163354A"/>
    <w:rsid w:val="516F1190"/>
    <w:rsid w:val="51C9103A"/>
    <w:rsid w:val="51CFD0A2"/>
    <w:rsid w:val="51F3FBDC"/>
    <w:rsid w:val="521B7D6D"/>
    <w:rsid w:val="521C284D"/>
    <w:rsid w:val="525B8BC6"/>
    <w:rsid w:val="526F21EE"/>
    <w:rsid w:val="527A6586"/>
    <w:rsid w:val="52E9A198"/>
    <w:rsid w:val="5304BDCE"/>
    <w:rsid w:val="530606B6"/>
    <w:rsid w:val="530AE82A"/>
    <w:rsid w:val="5315600F"/>
    <w:rsid w:val="538C1AAD"/>
    <w:rsid w:val="53A7B52E"/>
    <w:rsid w:val="53C6B0DA"/>
    <w:rsid w:val="540F2140"/>
    <w:rsid w:val="54743627"/>
    <w:rsid w:val="54AACB06"/>
    <w:rsid w:val="54BAD578"/>
    <w:rsid w:val="54E6CC63"/>
    <w:rsid w:val="559E40A9"/>
    <w:rsid w:val="55A600D5"/>
    <w:rsid w:val="55D62074"/>
    <w:rsid w:val="562D793B"/>
    <w:rsid w:val="563BE89B"/>
    <w:rsid w:val="5693071A"/>
    <w:rsid w:val="5698D0E9"/>
    <w:rsid w:val="56C90845"/>
    <w:rsid w:val="56D14C90"/>
    <w:rsid w:val="56E76136"/>
    <w:rsid w:val="57056FCC"/>
    <w:rsid w:val="571AEC90"/>
    <w:rsid w:val="572D83E3"/>
    <w:rsid w:val="573EC03B"/>
    <w:rsid w:val="5740D394"/>
    <w:rsid w:val="5751E63C"/>
    <w:rsid w:val="5773F684"/>
    <w:rsid w:val="57BC6D89"/>
    <w:rsid w:val="57D655D0"/>
    <w:rsid w:val="581D795E"/>
    <w:rsid w:val="58217549"/>
    <w:rsid w:val="5829B87A"/>
    <w:rsid w:val="585D06AE"/>
    <w:rsid w:val="586BCFA1"/>
    <w:rsid w:val="58CD7310"/>
    <w:rsid w:val="58D7EC03"/>
    <w:rsid w:val="58E4E9A2"/>
    <w:rsid w:val="59B1A620"/>
    <w:rsid w:val="59EC9A7E"/>
    <w:rsid w:val="5A1CBDDB"/>
    <w:rsid w:val="5A9FF29B"/>
    <w:rsid w:val="5AA80E95"/>
    <w:rsid w:val="5AAFE491"/>
    <w:rsid w:val="5AF628BA"/>
    <w:rsid w:val="5B0CEEE0"/>
    <w:rsid w:val="5B5D55DA"/>
    <w:rsid w:val="5BA4849E"/>
    <w:rsid w:val="5C0469D9"/>
    <w:rsid w:val="5C1402EA"/>
    <w:rsid w:val="5C1ED81A"/>
    <w:rsid w:val="5C4D30CB"/>
    <w:rsid w:val="5C64557E"/>
    <w:rsid w:val="5C7BFA4A"/>
    <w:rsid w:val="5CCEC3F5"/>
    <w:rsid w:val="5CE86F2A"/>
    <w:rsid w:val="5D04A9A1"/>
    <w:rsid w:val="5D096F10"/>
    <w:rsid w:val="5D8F4B95"/>
    <w:rsid w:val="5DBA25E6"/>
    <w:rsid w:val="5DD88BFD"/>
    <w:rsid w:val="5E0853E7"/>
    <w:rsid w:val="5E652EFD"/>
    <w:rsid w:val="5EB40791"/>
    <w:rsid w:val="5ED67F6F"/>
    <w:rsid w:val="5F965246"/>
    <w:rsid w:val="5FAB00E6"/>
    <w:rsid w:val="5FD25398"/>
    <w:rsid w:val="60D51E77"/>
    <w:rsid w:val="611027AF"/>
    <w:rsid w:val="611B09E5"/>
    <w:rsid w:val="616D3879"/>
    <w:rsid w:val="617F8AB5"/>
    <w:rsid w:val="61B4135D"/>
    <w:rsid w:val="61FB7DD4"/>
    <w:rsid w:val="623F7E6A"/>
    <w:rsid w:val="62482195"/>
    <w:rsid w:val="625B6240"/>
    <w:rsid w:val="625CE50D"/>
    <w:rsid w:val="62766F27"/>
    <w:rsid w:val="627B616B"/>
    <w:rsid w:val="62810185"/>
    <w:rsid w:val="62871E37"/>
    <w:rsid w:val="628CD72E"/>
    <w:rsid w:val="62D0CB64"/>
    <w:rsid w:val="62E0CF44"/>
    <w:rsid w:val="62FB2BA1"/>
    <w:rsid w:val="63098D50"/>
    <w:rsid w:val="631FFC07"/>
    <w:rsid w:val="636E322B"/>
    <w:rsid w:val="6375002F"/>
    <w:rsid w:val="639F00E3"/>
    <w:rsid w:val="63C9A24C"/>
    <w:rsid w:val="6415A2DA"/>
    <w:rsid w:val="6426D51B"/>
    <w:rsid w:val="6433B650"/>
    <w:rsid w:val="6458B301"/>
    <w:rsid w:val="648CEFAE"/>
    <w:rsid w:val="649F225D"/>
    <w:rsid w:val="64C931CA"/>
    <w:rsid w:val="64D22BCC"/>
    <w:rsid w:val="64ECB838"/>
    <w:rsid w:val="6532A25C"/>
    <w:rsid w:val="657A7D64"/>
    <w:rsid w:val="659C0905"/>
    <w:rsid w:val="65AAA743"/>
    <w:rsid w:val="66255981"/>
    <w:rsid w:val="663EC521"/>
    <w:rsid w:val="66488B08"/>
    <w:rsid w:val="664AC844"/>
    <w:rsid w:val="66564434"/>
    <w:rsid w:val="667443A6"/>
    <w:rsid w:val="670F1280"/>
    <w:rsid w:val="676E8D3D"/>
    <w:rsid w:val="67788883"/>
    <w:rsid w:val="67CFDE98"/>
    <w:rsid w:val="67EFC58F"/>
    <w:rsid w:val="6867C33B"/>
    <w:rsid w:val="6877843F"/>
    <w:rsid w:val="688154D2"/>
    <w:rsid w:val="69895661"/>
    <w:rsid w:val="698D30B0"/>
    <w:rsid w:val="6997B1A4"/>
    <w:rsid w:val="69D37F74"/>
    <w:rsid w:val="69F4D639"/>
    <w:rsid w:val="6A0F99E0"/>
    <w:rsid w:val="6A1C14FF"/>
    <w:rsid w:val="6A369F50"/>
    <w:rsid w:val="6A6C1F34"/>
    <w:rsid w:val="6A82F491"/>
    <w:rsid w:val="6AA8A59C"/>
    <w:rsid w:val="6ADF8C67"/>
    <w:rsid w:val="6B369D19"/>
    <w:rsid w:val="6B6738D3"/>
    <w:rsid w:val="6B804675"/>
    <w:rsid w:val="6BA7CA52"/>
    <w:rsid w:val="6BCC1A46"/>
    <w:rsid w:val="6BDF8003"/>
    <w:rsid w:val="6C281AFC"/>
    <w:rsid w:val="6C29F48A"/>
    <w:rsid w:val="6C3D924B"/>
    <w:rsid w:val="6C3F0EFD"/>
    <w:rsid w:val="6C5FDBA8"/>
    <w:rsid w:val="6C9DA611"/>
    <w:rsid w:val="6CBC7DF9"/>
    <w:rsid w:val="6CCE3651"/>
    <w:rsid w:val="6D57EE47"/>
    <w:rsid w:val="6DA6B443"/>
    <w:rsid w:val="6DB1B881"/>
    <w:rsid w:val="6EA6FA28"/>
    <w:rsid w:val="6EA83713"/>
    <w:rsid w:val="6EC54FE4"/>
    <w:rsid w:val="6F05AF0D"/>
    <w:rsid w:val="6F1D1DB5"/>
    <w:rsid w:val="6F3E7017"/>
    <w:rsid w:val="701471B6"/>
    <w:rsid w:val="70EBF3F0"/>
    <w:rsid w:val="716741BE"/>
    <w:rsid w:val="71682700"/>
    <w:rsid w:val="718C078D"/>
    <w:rsid w:val="71E2BFB2"/>
    <w:rsid w:val="71F921B9"/>
    <w:rsid w:val="71FF038A"/>
    <w:rsid w:val="721503F2"/>
    <w:rsid w:val="727A029F"/>
    <w:rsid w:val="7296DF25"/>
    <w:rsid w:val="729BB781"/>
    <w:rsid w:val="72B53F69"/>
    <w:rsid w:val="72BFDCA7"/>
    <w:rsid w:val="7305598F"/>
    <w:rsid w:val="735028A4"/>
    <w:rsid w:val="736646C7"/>
    <w:rsid w:val="737ABDEC"/>
    <w:rsid w:val="73A16DEC"/>
    <w:rsid w:val="73B0CD91"/>
    <w:rsid w:val="73DFB160"/>
    <w:rsid w:val="741568EE"/>
    <w:rsid w:val="742E917B"/>
    <w:rsid w:val="7458D211"/>
    <w:rsid w:val="74E4093B"/>
    <w:rsid w:val="75325E77"/>
    <w:rsid w:val="7533DC33"/>
    <w:rsid w:val="755DCB82"/>
    <w:rsid w:val="7579C482"/>
    <w:rsid w:val="7593DB0C"/>
    <w:rsid w:val="76026EC3"/>
    <w:rsid w:val="765332A1"/>
    <w:rsid w:val="768C1E8B"/>
    <w:rsid w:val="76C08B55"/>
    <w:rsid w:val="76D2B756"/>
    <w:rsid w:val="76D590F0"/>
    <w:rsid w:val="7704FEE6"/>
    <w:rsid w:val="77053FC6"/>
    <w:rsid w:val="773C6BA4"/>
    <w:rsid w:val="773DE18E"/>
    <w:rsid w:val="774ACA85"/>
    <w:rsid w:val="774EB12A"/>
    <w:rsid w:val="77504DEC"/>
    <w:rsid w:val="77698960"/>
    <w:rsid w:val="777E0BD0"/>
    <w:rsid w:val="777F5DC4"/>
    <w:rsid w:val="7790C127"/>
    <w:rsid w:val="77EDE47E"/>
    <w:rsid w:val="7851FB04"/>
    <w:rsid w:val="7948F83B"/>
    <w:rsid w:val="79635E35"/>
    <w:rsid w:val="7982F771"/>
    <w:rsid w:val="79AB5F5F"/>
    <w:rsid w:val="7A0424A7"/>
    <w:rsid w:val="7A05F018"/>
    <w:rsid w:val="7A3C9F91"/>
    <w:rsid w:val="7A5389C9"/>
    <w:rsid w:val="7A649193"/>
    <w:rsid w:val="7A6FDD9D"/>
    <w:rsid w:val="7A83B312"/>
    <w:rsid w:val="7A8C9936"/>
    <w:rsid w:val="7A9CA6BD"/>
    <w:rsid w:val="7AF2B0E6"/>
    <w:rsid w:val="7AF7FF56"/>
    <w:rsid w:val="7B3E9E96"/>
    <w:rsid w:val="7B95C9D2"/>
    <w:rsid w:val="7BB71895"/>
    <w:rsid w:val="7C1457AD"/>
    <w:rsid w:val="7C203F20"/>
    <w:rsid w:val="7C56098A"/>
    <w:rsid w:val="7C67AA6D"/>
    <w:rsid w:val="7C6D0A1D"/>
    <w:rsid w:val="7C70ADC9"/>
    <w:rsid w:val="7CB5EB0F"/>
    <w:rsid w:val="7CBF4C95"/>
    <w:rsid w:val="7CC20E3A"/>
    <w:rsid w:val="7D36C0EE"/>
    <w:rsid w:val="7DBFC627"/>
    <w:rsid w:val="7DE242AD"/>
    <w:rsid w:val="7DF33424"/>
    <w:rsid w:val="7E4F6A48"/>
    <w:rsid w:val="7E8904F8"/>
    <w:rsid w:val="7EA8949B"/>
    <w:rsid w:val="7EC17626"/>
    <w:rsid w:val="7F07D2FD"/>
    <w:rsid w:val="7F638C9D"/>
    <w:rsid w:val="7F7FB19B"/>
    <w:rsid w:val="7FBD9166"/>
    <w:rsid w:val="7FBDB783"/>
    <w:rsid w:val="7FCAE039"/>
    <w:rsid w:val="7FF84E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CABAD"/>
  <w15:chartTrackingRefBased/>
  <w15:docId w15:val="{595FA74F-BE5F-41E7-B79E-85ADFCF5D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EC72FC1"/>
    <w:rPr>
      <w:noProof/>
      <w:lang w:val="uk-UA"/>
    </w:rPr>
  </w:style>
  <w:style w:type="paragraph" w:styleId="Heading1">
    <w:name w:val="heading 1"/>
    <w:basedOn w:val="Normal"/>
    <w:next w:val="Normal"/>
    <w:uiPriority w:val="9"/>
    <w:qFormat/>
    <w:rsid w:val="4EC72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EC72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4EC72FC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rsid w:val="4EC72FC1"/>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rsid w:val="4EC72FC1"/>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link w:val="ListParagraphChar"/>
    <w:uiPriority w:val="34"/>
    <w:qFormat/>
    <w:rsid w:val="4EC72FC1"/>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CommentText">
    <w:name w:val="annotation text"/>
    <w:basedOn w:val="Normal"/>
    <w:link w:val="CommentTextChar"/>
    <w:uiPriority w:val="99"/>
    <w:unhideWhenUsed/>
    <w:rsid w:val="4EC72FC1"/>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D4694"/>
    <w:pPr>
      <w:spacing w:after="0" w:line="240" w:lineRule="auto"/>
    </w:pPr>
  </w:style>
  <w:style w:type="paragraph" w:styleId="CommentSubject">
    <w:name w:val="annotation subject"/>
    <w:basedOn w:val="CommentText"/>
    <w:next w:val="CommentText"/>
    <w:link w:val="CommentSubjectChar"/>
    <w:uiPriority w:val="99"/>
    <w:semiHidden/>
    <w:unhideWhenUsed/>
    <w:rsid w:val="00126CC7"/>
    <w:rPr>
      <w:b/>
      <w:bCs/>
    </w:rPr>
  </w:style>
  <w:style w:type="character" w:customStyle="1" w:styleId="CommentSubjectChar">
    <w:name w:val="Comment Subject Char"/>
    <w:basedOn w:val="CommentTextChar"/>
    <w:link w:val="CommentSubject"/>
    <w:uiPriority w:val="99"/>
    <w:semiHidden/>
    <w:rsid w:val="00126CC7"/>
    <w:rPr>
      <w:b/>
      <w:bCs/>
      <w:sz w:val="20"/>
      <w:szCs w:val="20"/>
    </w:rPr>
  </w:style>
  <w:style w:type="character" w:styleId="FollowedHyperlink">
    <w:name w:val="FollowedHyperlink"/>
    <w:basedOn w:val="DefaultParagraphFont"/>
    <w:uiPriority w:val="99"/>
    <w:semiHidden/>
    <w:unhideWhenUsed/>
    <w:rsid w:val="00793A63"/>
    <w:rPr>
      <w:color w:val="96607D" w:themeColor="followedHyperlink"/>
      <w:u w:val="single"/>
    </w:rPr>
  </w:style>
  <w:style w:type="character" w:customStyle="1" w:styleId="ListParagraphChar">
    <w:name w:val="List Paragraph Char"/>
    <w:link w:val="ListParagraph"/>
    <w:uiPriority w:val="34"/>
    <w:rsid w:val="003A581F"/>
  </w:style>
  <w:style w:type="character" w:styleId="UnresolvedMention">
    <w:name w:val="Unresolved Mention"/>
    <w:basedOn w:val="DefaultParagraphFont"/>
    <w:uiPriority w:val="99"/>
    <w:semiHidden/>
    <w:unhideWhenUsed/>
    <w:rsid w:val="00D65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cfr.gov/" TargetMode="External"/><Relationship Id="rId18" Type="http://schemas.openxmlformats.org/officeDocument/2006/relationships/hyperlink" Target="https://www.acquisition.gov/far/part-31"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s://www.state.gov/wp-content/uploads/2026/02/Final-FY26-Standard-Terms-and-Conditions-for-Federal-Awards-FINAL-HRC1259439-Accessible-2.6.pdf" TargetMode="External"/><Relationship Id="rId17" Type="http://schemas.openxmlformats.org/officeDocument/2006/relationships/hyperlink" Target="https://www.ecfr.gov/current/title-2/subtitle-A/chapter-II/part-200/subpart-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am.gov/"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cfr.gov/current/title-2/subtitle-A/chapter-II/part-200?toc=1" TargetMode="Externa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hyperlink" Target="mailto:tender-ua@irex.org" TargetMode="External"/><Relationship Id="rId23" Type="http://schemas.openxmlformats.org/officeDocument/2006/relationships/fontTable" Target="fontTable.xml"/><Relationship Id="rId10" Type="http://schemas.openxmlformats.org/officeDocument/2006/relationships/hyperlink" Target="https://www.state.gov/wp-content/uploads/2026/02/Final-FY26-Standard-Terms-and-Conditions-for-Federal-Awards-FINAL-HRC1259439-Accessible-2.6.pdf"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cfr.gov/current/title-2/subtitle-B/chapter-VI/part-600"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9553325-caeb-4f74-9bf8-192c9c5c192a">
      <Value>2</Value>
      <Value>1</Value>
    </TaxCatchAll>
    <ee199c7f57bb46078f282f0716b77fac xmlns="29553325-caeb-4f74-9bf8-192c9c5c192a">
      <Terms xmlns="http://schemas.microsoft.com/office/infopath/2007/PartnerControls">
        <TermInfo xmlns="http://schemas.microsoft.com/office/infopath/2007/PartnerControls">
          <TermName xmlns="http://schemas.microsoft.com/office/infopath/2007/PartnerControls">Ukraine</TermName>
          <TermId xmlns="http://schemas.microsoft.com/office/infopath/2007/PartnerControls">6c0a03d6-d55a-453f-ac0b-6a8efd2ac28e</TermId>
        </TermInfo>
      </Terms>
    </ee199c7f57bb46078f282f0716b77fac>
    <b06abbc336fe44ba87d7f713d786e961 xmlns="29553325-caeb-4f74-9bf8-192c9c5c192a">
      <Terms xmlns="http://schemas.microsoft.com/office/infopath/2007/PartnerControls">
        <TermInfo xmlns="http://schemas.microsoft.com/office/infopath/2007/PartnerControls">
          <TermName xmlns="http://schemas.microsoft.com/office/infopath/2007/PartnerControls">2110</TermName>
          <TermId xmlns="http://schemas.microsoft.com/office/infopath/2007/PartnerControls">7a91211d-e15d-49cb-be32-e40785e5c2da</TermId>
        </TermInfo>
      </Terms>
    </b06abbc336fe44ba87d7f713d786e961>
    <lcf76f155ced4ddcb4097134ff3c332f xmlns="25cf13b4-8bfb-4555-b1c0-ca2cfe9bea6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1FBFF1EF41CE4689282281F35D4BD9" ma:contentTypeVersion="19" ma:contentTypeDescription="Create a new document." ma:contentTypeScope="" ma:versionID="5c13c970e838622738dab37b578c9074">
  <xsd:schema xmlns:xsd="http://www.w3.org/2001/XMLSchema" xmlns:xs="http://www.w3.org/2001/XMLSchema" xmlns:p="http://schemas.microsoft.com/office/2006/metadata/properties" xmlns:ns2="29553325-caeb-4f74-9bf8-192c9c5c192a" xmlns:ns3="25cf13b4-8bfb-4555-b1c0-ca2cfe9bea6e" targetNamespace="http://schemas.microsoft.com/office/2006/metadata/properties" ma:root="true" ma:fieldsID="22f8baea950a77c5de51edc1c6b4ec4d" ns2:_="" ns3:_="">
    <xsd:import namespace="29553325-caeb-4f74-9bf8-192c9c5c192a"/>
    <xsd:import namespace="25cf13b4-8bfb-4555-b1c0-ca2cfe9bea6e"/>
    <xsd:element name="properties">
      <xsd:complexType>
        <xsd:sequence>
          <xsd:element name="documentManagement">
            <xsd:complexType>
              <xsd:all>
                <xsd:element ref="ns2:SharedWithUsers" minOccurs="0"/>
                <xsd:element ref="ns2:SharedWithDetails" minOccurs="0"/>
                <xsd:element ref="ns2:b06abbc336fe44ba87d7f713d786e961" minOccurs="0"/>
                <xsd:element ref="ns2:TaxCatchAll" minOccurs="0"/>
                <xsd:element ref="ns2:ee199c7f57bb46078f282f0716b77fac"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53325-caeb-4f74-9bf8-192c9c5c192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b06abbc336fe44ba87d7f713d786e961" ma:index="11" nillable="true" ma:taxonomy="true" ma:internalName="b06abbc336fe44ba87d7f713d786e961" ma:taxonomyFieldName="Program" ma:displayName="Program" ma:default="1;#2110|7a91211d-e15d-49cb-be32-e40785e5c2da" ma:fieldId="{b06abbc3-36fe-44ba-87d7-f713d786e961}" ma:sspId="fe952b0e-87b1-4651-bd97-4ae9bbb31ca5" ma:termSetId="77eb5a22-eacd-4a56-8e87-3b6b85d80eaa"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1e3f8b4c-3f16-4832-8e8b-af3793e9fcd4}" ma:internalName="TaxCatchAll" ma:showField="CatchAllData" ma:web="29553325-caeb-4f74-9bf8-192c9c5c192a">
      <xsd:complexType>
        <xsd:complexContent>
          <xsd:extension base="dms:MultiChoiceLookup">
            <xsd:sequence>
              <xsd:element name="Value" type="dms:Lookup" maxOccurs="unbounded" minOccurs="0" nillable="true"/>
            </xsd:sequence>
          </xsd:extension>
        </xsd:complexContent>
      </xsd:complexType>
    </xsd:element>
    <xsd:element name="ee199c7f57bb46078f282f0716b77fac" ma:index="14" nillable="true" ma:taxonomy="true" ma:internalName="ee199c7f57bb46078f282f0716b77fac" ma:taxonomyFieldName="Country" ma:displayName="Country" ma:default="2;#Ukraine|6c0a03d6-d55a-453f-ac0b-6a8efd2ac28e" ma:fieldId="{ee199c7f-57bb-4607-8f28-2f0716b77fac}" ma:sspId="fe952b0e-87b1-4651-bd97-4ae9bbb31ca5" ma:termSetId="1aae8845-0c15-4b09-8c7f-8bc1846b1d0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5cf13b4-8bfb-4555-b1c0-ca2cfe9bea6e"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e952b0e-87b1-4651-bd97-4ae9bbb31ca5"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9CC603-21B0-4FAE-9B00-FCAC04415B69}">
  <ds:schemaRefs>
    <ds:schemaRef ds:uri="http://schemas.microsoft.com/sharepoint/v3/contenttype/forms"/>
  </ds:schemaRefs>
</ds:datastoreItem>
</file>

<file path=customXml/itemProps2.xml><?xml version="1.0" encoding="utf-8"?>
<ds:datastoreItem xmlns:ds="http://schemas.openxmlformats.org/officeDocument/2006/customXml" ds:itemID="{7195820F-1A51-41D2-8ECD-4FE7564CCC17}">
  <ds:schemaRefs>
    <ds:schemaRef ds:uri="http://schemas.microsoft.com/office/2006/metadata/properties"/>
    <ds:schemaRef ds:uri="http://schemas.microsoft.com/office/infopath/2007/PartnerControls"/>
    <ds:schemaRef ds:uri="29553325-caeb-4f74-9bf8-192c9c5c192a"/>
    <ds:schemaRef ds:uri="25cf13b4-8bfb-4555-b1c0-ca2cfe9bea6e"/>
  </ds:schemaRefs>
</ds:datastoreItem>
</file>

<file path=customXml/itemProps3.xml><?xml version="1.0" encoding="utf-8"?>
<ds:datastoreItem xmlns:ds="http://schemas.openxmlformats.org/officeDocument/2006/customXml" ds:itemID="{AC26BD54-A28A-45ED-9AF6-5F56D0231B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53325-caeb-4f74-9bf8-192c9c5c192a"/>
    <ds:schemaRef ds:uri="25cf13b4-8bfb-4555-b1c0-ca2cfe9b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3628</Words>
  <Characters>25546</Characters>
  <Application>Microsoft Office Word</Application>
  <DocSecurity>0</DocSecurity>
  <Lines>473</Lines>
  <Paragraphs>245</Paragraphs>
  <ScaleCrop>false</ScaleCrop>
  <Company/>
  <LinksUpToDate>false</LinksUpToDate>
  <CharactersWithSpaces>28929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Kostiantyn Tatarkin</dc:creator>
  <cp:keywords>, docId:1EC3401A8A3F513D8E66FBDE8DFAE744</cp:keywords>
  <dc:description/>
  <cp:lastModifiedBy>Yuliia Pustova</cp:lastModifiedBy>
  <cp:revision>145</cp:revision>
  <cp:lastPrinted>2026-05-11T12:48:00Z</cp:lastPrinted>
  <dcterms:created xsi:type="dcterms:W3CDTF">2026-05-07T07:45:00Z</dcterms:created>
  <dcterms:modified xsi:type="dcterms:W3CDTF">2026-05-11T12:50:00Z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0x0101008F1FBFF1EF41CE4689282281F35D4BD9</vt:lpwstr>
  </property>
  <property fmtid="{D5CDD505-2E9C-101B-9397-08002B2CF9AE}" pid="3" name="Country">
    <vt:lpwstr>2;#Ukraine|6c0a03d6-d55a-453f-ac0b-6a8efd2ac28e</vt:lpwstr>
  </property>
  <property fmtid="{D5CDD505-2E9C-101B-9397-08002B2CF9AE}" pid="4" name="Program">
    <vt:lpwstr>1;#2110|7a91211d-e15d-49cb-be32-e40785e5c2da</vt:lpwstr>
  </property>
  <property fmtid="{D5CDD505-2E9C-101B-9397-08002B2CF9AE}" pid="5" name="MediaServiceImageTags">
    <vt:lpwstr/>
  </property>
  <property fmtid="{D5CDD505-2E9C-101B-9397-08002B2CF9AE}" pid="6" name="docLang">
    <vt:lpwstr>uk</vt:lpwstr>
  </property>
</Properties>
</file>